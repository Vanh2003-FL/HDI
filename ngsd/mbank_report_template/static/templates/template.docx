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4B920" w14:textId="365FF74C" w:rsidR="00915BFA" w:rsidRPr="00355C1E" w:rsidRDefault="00915BFA" w:rsidP="00355C1E">
      <w:pPr>
        <w:spacing w:after="0" w:line="360" w:lineRule="auto"/>
        <w:ind w:left="5040"/>
        <w:contextualSpacing/>
        <w:mirrorIndents/>
        <w:rPr>
          <w:sz w:val="20"/>
          <w:szCs w:val="20"/>
          <w:lang w:val="vi-VN"/>
        </w:rPr>
      </w:pPr>
      <w:r w:rsidRPr="00355C1E">
        <w:rPr>
          <w:i/>
          <w:sz w:val="20"/>
          <w:szCs w:val="20"/>
          <w:lang w:val="vi-VN"/>
        </w:rPr>
        <w:t>H</w:t>
      </w:r>
      <w:r w:rsidRPr="00355C1E">
        <w:rPr>
          <w:i/>
          <w:sz w:val="20"/>
          <w:szCs w:val="20"/>
          <w:lang w:val="pt-BR"/>
        </w:rPr>
        <w:t xml:space="preserve">à Nội, ngày </w:t>
      </w:r>
      <w:r w:rsidR="007A2E29">
        <w:rPr>
          <w:i/>
          <w:sz w:val="20"/>
          <w:szCs w:val="20"/>
        </w:rPr>
        <w:t>{{</w:t>
      </w:r>
      <w:proofErr w:type="spellStart"/>
      <w:r w:rsidR="00991AD7">
        <w:rPr>
          <w:i/>
          <w:sz w:val="20"/>
          <w:szCs w:val="20"/>
        </w:rPr>
        <w:t>datetime.now</w:t>
      </w:r>
      <w:proofErr w:type="spellEnd"/>
      <w:r w:rsidR="00991AD7">
        <w:rPr>
          <w:i/>
          <w:sz w:val="20"/>
          <w:szCs w:val="20"/>
        </w:rPr>
        <w:t>().</w:t>
      </w:r>
      <w:proofErr w:type="spellStart"/>
      <w:r w:rsidR="00991AD7">
        <w:rPr>
          <w:i/>
          <w:sz w:val="20"/>
          <w:szCs w:val="20"/>
        </w:rPr>
        <w:t>strftime</w:t>
      </w:r>
      <w:proofErr w:type="spellEnd"/>
      <w:r w:rsidR="00991AD7">
        <w:rPr>
          <w:i/>
          <w:sz w:val="20"/>
          <w:szCs w:val="20"/>
        </w:rPr>
        <w:t>(‘%d’)</w:t>
      </w:r>
      <w:r w:rsidR="007A2E29">
        <w:rPr>
          <w:i/>
          <w:sz w:val="20"/>
          <w:szCs w:val="20"/>
        </w:rPr>
        <w:t>}}</w:t>
      </w:r>
      <w:r w:rsidRPr="00355C1E">
        <w:rPr>
          <w:i/>
          <w:sz w:val="20"/>
          <w:szCs w:val="20"/>
          <w:lang w:val="pt-BR"/>
        </w:rPr>
        <w:t xml:space="preserve"> tháng </w:t>
      </w:r>
      <w:r w:rsidR="007A2E29">
        <w:rPr>
          <w:i/>
          <w:sz w:val="20"/>
          <w:szCs w:val="20"/>
        </w:rPr>
        <w:t>{{</w:t>
      </w:r>
      <w:proofErr w:type="spellStart"/>
      <w:r w:rsidR="00991AD7">
        <w:rPr>
          <w:i/>
          <w:sz w:val="20"/>
          <w:szCs w:val="20"/>
        </w:rPr>
        <w:t>datetime.now</w:t>
      </w:r>
      <w:proofErr w:type="spellEnd"/>
      <w:r w:rsidR="00991AD7">
        <w:rPr>
          <w:i/>
          <w:sz w:val="20"/>
          <w:szCs w:val="20"/>
        </w:rPr>
        <w:t>().</w:t>
      </w:r>
      <w:proofErr w:type="spellStart"/>
      <w:r w:rsidR="00991AD7">
        <w:rPr>
          <w:i/>
          <w:sz w:val="20"/>
          <w:szCs w:val="20"/>
        </w:rPr>
        <w:t>strftime</w:t>
      </w:r>
      <w:proofErr w:type="spellEnd"/>
      <w:r w:rsidR="00991AD7">
        <w:rPr>
          <w:i/>
          <w:sz w:val="20"/>
          <w:szCs w:val="20"/>
        </w:rPr>
        <w:t>(‘%m’)</w:t>
      </w:r>
      <w:r w:rsidR="007A2E29">
        <w:rPr>
          <w:i/>
          <w:sz w:val="20"/>
          <w:szCs w:val="20"/>
        </w:rPr>
        <w:t>}}</w:t>
      </w:r>
      <w:r w:rsidRPr="00355C1E">
        <w:rPr>
          <w:i/>
          <w:sz w:val="20"/>
          <w:szCs w:val="20"/>
          <w:lang w:val="pt-BR"/>
        </w:rPr>
        <w:t xml:space="preserve"> năm</w:t>
      </w:r>
      <w:r w:rsidR="007A2E29">
        <w:rPr>
          <w:i/>
          <w:sz w:val="20"/>
          <w:szCs w:val="20"/>
          <w:lang w:val="pt-BR"/>
        </w:rPr>
        <w:t xml:space="preserve"> </w:t>
      </w:r>
      <w:r w:rsidR="007A2E29">
        <w:rPr>
          <w:i/>
          <w:sz w:val="20"/>
          <w:szCs w:val="20"/>
        </w:rPr>
        <w:t>{{</w:t>
      </w:r>
      <w:proofErr w:type="spellStart"/>
      <w:r w:rsidR="00991AD7">
        <w:rPr>
          <w:i/>
          <w:sz w:val="20"/>
          <w:szCs w:val="20"/>
        </w:rPr>
        <w:t>datetime.now</w:t>
      </w:r>
      <w:proofErr w:type="spellEnd"/>
      <w:r w:rsidR="00991AD7">
        <w:rPr>
          <w:i/>
          <w:sz w:val="20"/>
          <w:szCs w:val="20"/>
        </w:rPr>
        <w:t>().</w:t>
      </w:r>
      <w:proofErr w:type="spellStart"/>
      <w:r w:rsidR="00991AD7">
        <w:rPr>
          <w:i/>
          <w:sz w:val="20"/>
          <w:szCs w:val="20"/>
        </w:rPr>
        <w:t>strftime</w:t>
      </w:r>
      <w:proofErr w:type="spellEnd"/>
      <w:r w:rsidR="00991AD7">
        <w:rPr>
          <w:i/>
          <w:sz w:val="20"/>
          <w:szCs w:val="20"/>
        </w:rPr>
        <w:t>(‘%Y’)</w:t>
      </w:r>
      <w:r w:rsidR="007A2E29">
        <w:rPr>
          <w:i/>
          <w:sz w:val="20"/>
          <w:szCs w:val="20"/>
        </w:rPr>
        <w:t>}}</w:t>
      </w:r>
      <w:r w:rsidRPr="00355C1E">
        <w:rPr>
          <w:i/>
          <w:sz w:val="20"/>
          <w:szCs w:val="20"/>
          <w:lang w:val="pt-BR"/>
        </w:rPr>
        <w:t xml:space="preserve"> </w:t>
      </w:r>
    </w:p>
    <w:p w14:paraId="2354B921" w14:textId="77777777" w:rsidR="006D6184" w:rsidRPr="00A90589" w:rsidRDefault="006D6184" w:rsidP="00355C1E">
      <w:pPr>
        <w:pStyle w:val="Tieudechinh"/>
        <w:spacing w:before="0" w:after="0" w:line="360" w:lineRule="auto"/>
        <w:contextualSpacing/>
        <w:mirrorIndents/>
        <w:rPr>
          <w:rFonts w:ascii="Times New Roman" w:hAnsi="Times New Roman"/>
          <w:sz w:val="26"/>
          <w:szCs w:val="26"/>
          <w:lang w:val="vi-VN"/>
        </w:rPr>
      </w:pPr>
      <w:r w:rsidRPr="00A90589">
        <w:rPr>
          <w:rFonts w:ascii="Times New Roman" w:hAnsi="Times New Roman"/>
          <w:sz w:val="26"/>
          <w:szCs w:val="26"/>
          <w:lang w:val="vi-VN"/>
        </w:rPr>
        <w:t>PHỤ LỤC HỢP ĐỒNG SỐ 0</w:t>
      </w:r>
      <w:r w:rsidR="002D3249" w:rsidRPr="00A90589">
        <w:rPr>
          <w:rFonts w:ascii="Times New Roman" w:hAnsi="Times New Roman"/>
          <w:sz w:val="26"/>
          <w:szCs w:val="26"/>
          <w:lang w:val="vi-VN"/>
        </w:rPr>
        <w:t>1</w:t>
      </w:r>
    </w:p>
    <w:p w14:paraId="2354B922" w14:textId="77777777" w:rsidR="006D6184" w:rsidRPr="002C025C" w:rsidRDefault="006D6184" w:rsidP="002C025C">
      <w:pPr>
        <w:pStyle w:val="Tieudephu"/>
        <w:spacing w:after="0" w:line="276" w:lineRule="auto"/>
        <w:ind w:left="-567"/>
        <w:contextualSpacing/>
        <w:mirrorIndents/>
        <w:rPr>
          <w:rFonts w:ascii="Times New Roman" w:hAnsi="Times New Roman"/>
          <w:b w:val="0"/>
          <w:i/>
          <w:sz w:val="22"/>
          <w:szCs w:val="22"/>
          <w:lang w:val="vi-VN"/>
        </w:rPr>
      </w:pPr>
      <w:r w:rsidRPr="002C025C">
        <w:rPr>
          <w:rFonts w:ascii="Times New Roman" w:hAnsi="Times New Roman"/>
          <w:b w:val="0"/>
          <w:i/>
          <w:sz w:val="22"/>
          <w:szCs w:val="22"/>
          <w:lang w:val="vi-VN"/>
        </w:rPr>
        <w:t>(Kèm theo Hợp đồng lao động số…</w:t>
      </w:r>
      <w:r w:rsidRPr="002C025C">
        <w:rPr>
          <w:rFonts w:ascii="Times New Roman" w:hAnsi="Times New Roman"/>
          <w:b w:val="0"/>
          <w:i/>
          <w:sz w:val="22"/>
          <w:szCs w:val="22"/>
          <w:lang w:val="en-US"/>
        </w:rPr>
        <w:t>…………………..</w:t>
      </w:r>
      <w:r w:rsidRPr="002C025C">
        <w:rPr>
          <w:rFonts w:ascii="Times New Roman" w:hAnsi="Times New Roman"/>
          <w:b w:val="0"/>
          <w:i/>
          <w:sz w:val="22"/>
          <w:szCs w:val="22"/>
          <w:lang w:val="vi-VN"/>
        </w:rPr>
        <w:t xml:space="preserve"> ký ngày </w:t>
      </w:r>
      <w:r w:rsidRPr="002C025C">
        <w:rPr>
          <w:rFonts w:ascii="Times New Roman" w:hAnsi="Times New Roman"/>
          <w:b w:val="0"/>
          <w:i/>
          <w:sz w:val="22"/>
          <w:szCs w:val="22"/>
          <w:lang w:val="vi-VN"/>
        </w:rPr>
        <w:fldChar w:fldCharType="begin"/>
      </w:r>
      <w:r w:rsidRPr="002C025C">
        <w:rPr>
          <w:rFonts w:ascii="Times New Roman" w:hAnsi="Times New Roman"/>
          <w:b w:val="0"/>
          <w:i/>
          <w:sz w:val="22"/>
          <w:szCs w:val="22"/>
          <w:lang w:val="vi-VN"/>
        </w:rPr>
        <w:instrText xml:space="preserve"> MERGEFIELD "Ngày_Bắt_đầu" </w:instrText>
      </w:r>
      <w:r w:rsidRPr="002C025C">
        <w:rPr>
          <w:rFonts w:ascii="Times New Roman" w:hAnsi="Times New Roman"/>
          <w:b w:val="0"/>
          <w:i/>
          <w:sz w:val="22"/>
          <w:szCs w:val="22"/>
          <w:lang w:val="vi-VN"/>
        </w:rPr>
        <w:fldChar w:fldCharType="separate"/>
      </w:r>
      <w:r w:rsidRPr="002C025C">
        <w:rPr>
          <w:rFonts w:ascii="Times New Roman" w:hAnsi="Times New Roman"/>
          <w:b w:val="0"/>
          <w:i/>
          <w:noProof/>
          <w:sz w:val="22"/>
          <w:szCs w:val="22"/>
          <w:lang w:val="vi-VN"/>
        </w:rPr>
        <w:t>…….</w:t>
      </w:r>
      <w:r w:rsidRPr="002C025C">
        <w:rPr>
          <w:rFonts w:ascii="Times New Roman" w:hAnsi="Times New Roman"/>
          <w:b w:val="0"/>
          <w:i/>
          <w:sz w:val="22"/>
          <w:szCs w:val="22"/>
          <w:lang w:val="vi-VN"/>
        </w:rPr>
        <w:fldChar w:fldCharType="end"/>
      </w:r>
      <w:r w:rsidRPr="002C025C">
        <w:rPr>
          <w:rFonts w:ascii="Times New Roman" w:hAnsi="Times New Roman"/>
          <w:b w:val="0"/>
          <w:i/>
          <w:sz w:val="22"/>
          <w:szCs w:val="22"/>
          <w:lang w:val="vi-VN"/>
        </w:rPr>
        <w:t>)</w:t>
      </w:r>
    </w:p>
    <w:p w14:paraId="2354B923" w14:textId="77777777" w:rsidR="00915BFA" w:rsidRPr="002C025C" w:rsidRDefault="00915BFA" w:rsidP="002C025C">
      <w:pPr>
        <w:pStyle w:val="Tieudephu"/>
        <w:spacing w:after="0" w:line="276" w:lineRule="auto"/>
        <w:ind w:left="-567"/>
        <w:contextualSpacing/>
        <w:mirrorIndents/>
        <w:rPr>
          <w:rFonts w:ascii="Times New Roman" w:hAnsi="Times New Roman"/>
          <w:i/>
          <w:sz w:val="22"/>
          <w:szCs w:val="22"/>
          <w:lang w:val="vi-VN"/>
        </w:rPr>
      </w:pPr>
    </w:p>
    <w:p w14:paraId="374B19E3" w14:textId="77777777" w:rsidR="00601D35" w:rsidRDefault="00601D35" w:rsidP="002C025C">
      <w:pPr>
        <w:spacing w:after="0" w:line="276" w:lineRule="auto"/>
        <w:ind w:firstLine="0"/>
        <w:contextualSpacing/>
        <w:mirrorIndents/>
        <w:rPr>
          <w:sz w:val="22"/>
          <w:szCs w:val="22"/>
          <w:lang w:val="vi-VN"/>
        </w:rPr>
      </w:pP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10"/>
        <w:gridCol w:w="2568"/>
      </w:tblGrid>
      <w:tr w:rsidR="00601D35" w14:paraId="6CD604C0" w14:textId="77777777" w:rsidTr="00601D35">
        <w:tc>
          <w:tcPr>
            <w:tcW w:w="7110" w:type="dxa"/>
          </w:tcPr>
          <w:p w14:paraId="4DB9DFF3" w14:textId="74A7B535" w:rsidR="00601D35" w:rsidRDefault="00601D35" w:rsidP="002C025C">
            <w:pPr>
              <w:spacing w:line="276" w:lineRule="auto"/>
              <w:ind w:firstLine="0"/>
              <w:contextualSpacing/>
              <w:mirrorIndents/>
              <w:rPr>
                <w:sz w:val="22"/>
                <w:szCs w:val="22"/>
                <w:lang w:val="vi-VN"/>
              </w:rPr>
            </w:pPr>
            <w:r w:rsidRPr="002C025C">
              <w:rPr>
                <w:sz w:val="22"/>
                <w:szCs w:val="22"/>
                <w:lang w:val="vi-VN"/>
              </w:rPr>
              <w:t>Chúng tôi, một bên là</w:t>
            </w:r>
            <w:r>
              <w:rPr>
                <w:sz w:val="22"/>
                <w:szCs w:val="22"/>
              </w:rPr>
              <w:t xml:space="preserve"> :</w:t>
            </w:r>
            <w:r>
              <w:rPr>
                <w:b/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{{</w:t>
            </w:r>
            <w:r w:rsidR="000D7299">
              <w:rPr>
                <w:sz w:val="22"/>
                <w:szCs w:val="22"/>
              </w:rPr>
              <w:t>company.en_responsible_id.name</w:t>
            </w:r>
            <w:r>
              <w:rPr>
                <w:sz w:val="22"/>
                <w:szCs w:val="22"/>
              </w:rPr>
              <w:t>}}</w:t>
            </w:r>
          </w:p>
        </w:tc>
        <w:tc>
          <w:tcPr>
            <w:tcW w:w="2568" w:type="dxa"/>
          </w:tcPr>
          <w:p w14:paraId="6ED141CB" w14:textId="7C150FCA" w:rsidR="00601D35" w:rsidRDefault="00601D35" w:rsidP="002C025C">
            <w:pPr>
              <w:spacing w:line="276" w:lineRule="auto"/>
              <w:ind w:firstLine="0"/>
              <w:contextualSpacing/>
              <w:mirrorIndents/>
              <w:rPr>
                <w:sz w:val="22"/>
                <w:szCs w:val="22"/>
                <w:lang w:val="vi-VN"/>
              </w:rPr>
            </w:pPr>
            <w:r w:rsidRPr="002C025C">
              <w:rPr>
                <w:sz w:val="22"/>
                <w:szCs w:val="22"/>
                <w:lang w:val="vi-VN"/>
              </w:rPr>
              <w:t>Quốc tịch:  Việt Nam</w:t>
            </w:r>
          </w:p>
        </w:tc>
      </w:tr>
    </w:tbl>
    <w:p w14:paraId="2354B925" w14:textId="13B5746F" w:rsidR="00DA3722" w:rsidRPr="002C025C" w:rsidRDefault="00DA3722" w:rsidP="002C025C">
      <w:pPr>
        <w:spacing w:after="0" w:line="276" w:lineRule="auto"/>
        <w:ind w:firstLine="0"/>
        <w:contextualSpacing/>
        <w:mirrorIndents/>
        <w:rPr>
          <w:b/>
          <w:sz w:val="22"/>
          <w:szCs w:val="22"/>
          <w:lang w:val="en-GB"/>
        </w:rPr>
      </w:pPr>
      <w:r w:rsidRPr="002C025C">
        <w:rPr>
          <w:sz w:val="22"/>
          <w:szCs w:val="22"/>
          <w:lang w:val="vi-VN"/>
        </w:rPr>
        <w:t xml:space="preserve">Chức vụ                      : </w:t>
      </w:r>
      <w:r w:rsidR="007A2E29">
        <w:rPr>
          <w:sz w:val="22"/>
          <w:szCs w:val="22"/>
        </w:rPr>
        <w:t>{{</w:t>
      </w:r>
      <w:r w:rsidR="000D7299">
        <w:rPr>
          <w:sz w:val="22"/>
          <w:szCs w:val="22"/>
        </w:rPr>
        <w:t>company.en_responsible_id.job_id.name</w:t>
      </w:r>
      <w:r w:rsidR="007A2E29">
        <w:rPr>
          <w:sz w:val="22"/>
          <w:szCs w:val="22"/>
        </w:rPr>
        <w:t>}}</w:t>
      </w:r>
    </w:p>
    <w:p w14:paraId="2354B926" w14:textId="4BBEC0A0" w:rsidR="00DA3722" w:rsidRPr="007A2E29" w:rsidRDefault="00DA3722" w:rsidP="002C025C">
      <w:pPr>
        <w:spacing w:after="0" w:line="276" w:lineRule="auto"/>
        <w:ind w:firstLine="0"/>
        <w:contextualSpacing/>
        <w:mirrorIndents/>
        <w:rPr>
          <w:sz w:val="22"/>
          <w:szCs w:val="22"/>
        </w:rPr>
      </w:pPr>
      <w:r w:rsidRPr="002C025C">
        <w:rPr>
          <w:sz w:val="22"/>
          <w:szCs w:val="22"/>
          <w:lang w:val="vi-VN"/>
        </w:rPr>
        <w:t xml:space="preserve">Đại diện cho               : </w:t>
      </w:r>
      <w:r w:rsidR="007A2E29">
        <w:rPr>
          <w:sz w:val="22"/>
          <w:szCs w:val="22"/>
        </w:rPr>
        <w:t>{{</w:t>
      </w:r>
      <w:r w:rsidR="000D7299">
        <w:rPr>
          <w:sz w:val="22"/>
          <w:szCs w:val="22"/>
        </w:rPr>
        <w:t>company.name</w:t>
      </w:r>
      <w:r w:rsidR="007A2E29">
        <w:rPr>
          <w:sz w:val="22"/>
          <w:szCs w:val="22"/>
        </w:rPr>
        <w:t>}}</w:t>
      </w:r>
    </w:p>
    <w:p w14:paraId="2354B927" w14:textId="633ABE99" w:rsidR="00DA3722" w:rsidRPr="007A2E29" w:rsidRDefault="00DA3722" w:rsidP="002C025C">
      <w:pPr>
        <w:tabs>
          <w:tab w:val="left" w:pos="2250"/>
        </w:tabs>
        <w:spacing w:after="0" w:line="276" w:lineRule="auto"/>
        <w:ind w:firstLine="0"/>
        <w:contextualSpacing/>
        <w:mirrorIndents/>
        <w:rPr>
          <w:sz w:val="22"/>
          <w:szCs w:val="22"/>
        </w:rPr>
      </w:pPr>
      <w:r w:rsidRPr="002C025C">
        <w:rPr>
          <w:sz w:val="22"/>
          <w:szCs w:val="22"/>
          <w:lang w:val="vi-VN"/>
        </w:rPr>
        <w:t xml:space="preserve">Điện thoại                   : </w:t>
      </w:r>
      <w:r w:rsidR="007A2E29">
        <w:rPr>
          <w:sz w:val="22"/>
          <w:szCs w:val="22"/>
        </w:rPr>
        <w:t>{{</w:t>
      </w:r>
      <w:proofErr w:type="spellStart"/>
      <w:r w:rsidR="000D7299">
        <w:rPr>
          <w:sz w:val="22"/>
          <w:szCs w:val="22"/>
        </w:rPr>
        <w:t>company.phone</w:t>
      </w:r>
      <w:proofErr w:type="spellEnd"/>
      <w:r w:rsidR="007A2E29">
        <w:rPr>
          <w:sz w:val="22"/>
          <w:szCs w:val="22"/>
        </w:rPr>
        <w:t>}}</w:t>
      </w:r>
    </w:p>
    <w:p w14:paraId="2354B928" w14:textId="3981B546" w:rsidR="00DA3722" w:rsidRPr="002C025C" w:rsidRDefault="00DA3722" w:rsidP="002C025C">
      <w:pPr>
        <w:spacing w:after="0" w:line="276" w:lineRule="auto"/>
        <w:ind w:firstLine="0"/>
        <w:contextualSpacing/>
        <w:mirrorIndents/>
        <w:rPr>
          <w:i/>
          <w:sz w:val="22"/>
          <w:szCs w:val="22"/>
          <w:lang w:val="vi-VN"/>
        </w:rPr>
      </w:pPr>
      <w:r w:rsidRPr="002C025C">
        <w:rPr>
          <w:sz w:val="22"/>
          <w:szCs w:val="22"/>
          <w:lang w:val="vi-VN"/>
        </w:rPr>
        <w:t xml:space="preserve">Địa chỉ                        : </w:t>
      </w:r>
      <w:r w:rsidR="007A2E29">
        <w:rPr>
          <w:sz w:val="22"/>
          <w:szCs w:val="22"/>
        </w:rPr>
        <w:t>{{</w:t>
      </w:r>
      <w:proofErr w:type="spellStart"/>
      <w:r w:rsidR="000D7299">
        <w:rPr>
          <w:sz w:val="22"/>
          <w:szCs w:val="22"/>
        </w:rPr>
        <w:t>company.street</w:t>
      </w:r>
      <w:proofErr w:type="spellEnd"/>
      <w:r w:rsidR="007A2E29">
        <w:rPr>
          <w:sz w:val="22"/>
          <w:szCs w:val="22"/>
        </w:rPr>
        <w:t>}}</w:t>
      </w:r>
    </w:p>
    <w:p w14:paraId="2354B929" w14:textId="77777777" w:rsidR="00DA3722" w:rsidRPr="002C025C" w:rsidRDefault="00DA3722" w:rsidP="002C025C">
      <w:pPr>
        <w:spacing w:after="0" w:line="276" w:lineRule="auto"/>
        <w:ind w:firstLine="0"/>
        <w:contextualSpacing/>
        <w:mirrorIndents/>
        <w:rPr>
          <w:i/>
          <w:color w:val="000000"/>
          <w:sz w:val="22"/>
          <w:szCs w:val="22"/>
          <w:shd w:val="clear" w:color="auto" w:fill="FFFFFF"/>
          <w:lang w:val="vi-VN"/>
        </w:rPr>
      </w:pPr>
      <w:r w:rsidRPr="002C025C">
        <w:rPr>
          <w:i/>
          <w:color w:val="000000"/>
          <w:sz w:val="22"/>
          <w:szCs w:val="22"/>
          <w:shd w:val="clear" w:color="auto" w:fill="FFFFFF"/>
          <w:lang w:val="vi-VN"/>
        </w:rPr>
        <w:t>(Sau đây gọi là “</w:t>
      </w:r>
      <w:r w:rsidRPr="002C025C">
        <w:rPr>
          <w:b/>
          <w:i/>
          <w:color w:val="000000"/>
          <w:sz w:val="22"/>
          <w:szCs w:val="22"/>
          <w:shd w:val="clear" w:color="auto" w:fill="FFFFFF"/>
          <w:lang w:val="vi-VN"/>
        </w:rPr>
        <w:t>Người sử dụng lao động</w:t>
      </w:r>
      <w:r w:rsidRPr="002C025C">
        <w:rPr>
          <w:i/>
          <w:color w:val="000000"/>
          <w:sz w:val="22"/>
          <w:szCs w:val="22"/>
          <w:shd w:val="clear" w:color="auto" w:fill="FFFFFF"/>
          <w:lang w:val="vi-VN"/>
        </w:rPr>
        <w:t>” )</w:t>
      </w:r>
    </w:p>
    <w:p w14:paraId="2354B92A" w14:textId="77777777" w:rsidR="00DA3722" w:rsidRPr="002C025C" w:rsidRDefault="00DA3722" w:rsidP="002C025C">
      <w:pPr>
        <w:spacing w:after="0" w:line="276" w:lineRule="auto"/>
        <w:ind w:firstLine="0"/>
        <w:contextualSpacing/>
        <w:mirrorIndents/>
        <w:rPr>
          <w:i/>
          <w:sz w:val="22"/>
          <w:szCs w:val="22"/>
          <w:lang w:val="vi-VN"/>
        </w:rPr>
      </w:pP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96"/>
        <w:gridCol w:w="917"/>
        <w:gridCol w:w="2775"/>
        <w:gridCol w:w="90"/>
      </w:tblGrid>
      <w:tr w:rsidR="00601D35" w14:paraId="40D87442" w14:textId="77777777" w:rsidTr="00601D35">
        <w:trPr>
          <w:gridAfter w:val="1"/>
          <w:wAfter w:w="95" w:type="dxa"/>
        </w:trPr>
        <w:tc>
          <w:tcPr>
            <w:tcW w:w="7110" w:type="dxa"/>
            <w:gridSpan w:val="2"/>
          </w:tcPr>
          <w:p w14:paraId="38451946" w14:textId="4A567B68" w:rsidR="00601D35" w:rsidRDefault="00601D35" w:rsidP="002C025C">
            <w:pPr>
              <w:spacing w:line="276" w:lineRule="auto"/>
              <w:ind w:firstLine="0"/>
              <w:contextualSpacing/>
              <w:mirrorIndents/>
              <w:rPr>
                <w:color w:val="000000" w:themeColor="text1"/>
                <w:sz w:val="22"/>
                <w:szCs w:val="22"/>
                <w:shd w:val="clear" w:color="auto" w:fill="FFFFFF"/>
                <w:lang w:val="vi-VN"/>
              </w:rPr>
            </w:pPr>
            <w:r w:rsidRPr="002C025C">
              <w:rPr>
                <w:color w:val="000000" w:themeColor="text1"/>
                <w:sz w:val="22"/>
                <w:szCs w:val="22"/>
                <w:shd w:val="clear" w:color="auto" w:fill="FFFFFF"/>
                <w:lang w:val="vi-VN"/>
              </w:rPr>
              <w:t>Và một bên là</w:t>
            </w:r>
            <w:r w:rsidRPr="002C025C">
              <w:rPr>
                <w:color w:val="000000" w:themeColor="text1"/>
                <w:sz w:val="22"/>
                <w:szCs w:val="22"/>
                <w:shd w:val="clear" w:color="auto" w:fill="FFFFFF"/>
                <w:lang w:val="vi-VN"/>
              </w:rPr>
              <w:tab/>
            </w:r>
            <w:r w:rsidRPr="002C025C">
              <w:rPr>
                <w:color w:val="000000" w:themeColor="text1"/>
                <w:sz w:val="22"/>
                <w:szCs w:val="22"/>
                <w:shd w:val="clear" w:color="auto" w:fill="FFFFFF"/>
                <w:lang w:val="vi-VN"/>
              </w:rPr>
              <w:tab/>
            </w:r>
            <w:r>
              <w:rPr>
                <w:color w:val="000000" w:themeColor="text1"/>
                <w:sz w:val="22"/>
                <w:szCs w:val="22"/>
                <w:shd w:val="clear" w:color="auto" w:fill="FFFFFF"/>
              </w:rPr>
              <w:t xml:space="preserve">        </w:t>
            </w:r>
            <w:r w:rsidRPr="002C025C">
              <w:rPr>
                <w:color w:val="000000" w:themeColor="text1"/>
                <w:sz w:val="22"/>
                <w:szCs w:val="22"/>
                <w:shd w:val="clear" w:color="auto" w:fill="FFFFFF"/>
                <w:lang w:val="vi-VN"/>
              </w:rPr>
              <w:t>:</w:t>
            </w:r>
            <w:r>
              <w:rPr>
                <w:color w:val="000000" w:themeColor="text1"/>
                <w:sz w:val="22"/>
                <w:szCs w:val="22"/>
                <w:shd w:val="clear" w:color="auto" w:fill="FFFFFF"/>
              </w:rPr>
              <w:t xml:space="preserve"> {{</w:t>
            </w:r>
            <w:r w:rsidR="000D7299">
              <w:rPr>
                <w:color w:val="000000" w:themeColor="text1"/>
                <w:sz w:val="22"/>
                <w:szCs w:val="22"/>
                <w:shd w:val="clear" w:color="auto" w:fill="FFFFFF"/>
              </w:rPr>
              <w:t>object.employee_id.name</w:t>
            </w:r>
            <w:r>
              <w:rPr>
                <w:color w:val="000000" w:themeColor="text1"/>
                <w:sz w:val="22"/>
                <w:szCs w:val="22"/>
                <w:shd w:val="clear" w:color="auto" w:fill="FFFFFF"/>
              </w:rPr>
              <w:t>}}</w:t>
            </w:r>
            <w:r w:rsidRPr="002C025C">
              <w:rPr>
                <w:color w:val="000000" w:themeColor="text1"/>
                <w:sz w:val="22"/>
                <w:szCs w:val="22"/>
                <w:shd w:val="clear" w:color="auto" w:fill="FFFFFF"/>
                <w:lang w:val="vi-VN"/>
              </w:rPr>
              <w:tab/>
            </w:r>
          </w:p>
        </w:tc>
        <w:tc>
          <w:tcPr>
            <w:tcW w:w="2573" w:type="dxa"/>
          </w:tcPr>
          <w:p w14:paraId="4DE76347" w14:textId="0F950D43" w:rsidR="00601D35" w:rsidRDefault="00601D35" w:rsidP="002C025C">
            <w:pPr>
              <w:spacing w:line="276" w:lineRule="auto"/>
              <w:ind w:firstLine="0"/>
              <w:contextualSpacing/>
              <w:mirrorIndents/>
              <w:rPr>
                <w:color w:val="000000" w:themeColor="text1"/>
                <w:sz w:val="22"/>
                <w:szCs w:val="22"/>
                <w:shd w:val="clear" w:color="auto" w:fill="FFFFFF"/>
                <w:lang w:val="vi-VN"/>
              </w:rPr>
            </w:pPr>
            <w:r w:rsidRPr="002C025C">
              <w:rPr>
                <w:color w:val="000000" w:themeColor="text1"/>
                <w:sz w:val="22"/>
                <w:szCs w:val="22"/>
                <w:shd w:val="clear" w:color="auto" w:fill="FFFFFF"/>
                <w:lang w:val="vi-VN"/>
              </w:rPr>
              <w:t>Quốc tịch: Việt Nam</w:t>
            </w:r>
          </w:p>
        </w:tc>
      </w:tr>
      <w:tr w:rsidR="00324E9C" w14:paraId="6D1567F5" w14:textId="77777777" w:rsidTr="00601D3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14:paraId="595B97CF" w14:textId="2C3CAB04" w:rsidR="00601D35" w:rsidRDefault="00601D35" w:rsidP="002C025C">
            <w:pPr>
              <w:spacing w:line="276" w:lineRule="auto"/>
              <w:ind w:firstLine="0"/>
              <w:contextualSpacing/>
              <w:mirrorIndents/>
              <w:rPr>
                <w:color w:val="000000" w:themeColor="text1"/>
                <w:sz w:val="22"/>
                <w:szCs w:val="22"/>
                <w:shd w:val="clear" w:color="auto" w:fill="FFFFFF"/>
                <w:lang w:val="vi-VN"/>
              </w:rPr>
            </w:pPr>
            <w:r w:rsidRPr="002C025C">
              <w:rPr>
                <w:color w:val="000000" w:themeColor="text1"/>
                <w:sz w:val="22"/>
                <w:szCs w:val="22"/>
                <w:shd w:val="clear" w:color="auto" w:fill="FFFFFF"/>
                <w:lang w:val="vi-VN"/>
              </w:rPr>
              <w:t>Ngày tháng năm sinh</w:t>
            </w:r>
            <w:r w:rsidRPr="002C025C">
              <w:rPr>
                <w:color w:val="000000" w:themeColor="text1"/>
                <w:sz w:val="22"/>
                <w:szCs w:val="22"/>
                <w:shd w:val="clear" w:color="auto" w:fill="FFFFFF"/>
                <w:lang w:val="vi-VN"/>
              </w:rPr>
              <w:tab/>
              <w:t>:</w:t>
            </w:r>
            <w:r w:rsidRPr="007A2E29">
              <w:rPr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="00324E9C">
              <w:rPr>
                <w:color w:val="000000" w:themeColor="text1"/>
                <w:sz w:val="22"/>
                <w:szCs w:val="22"/>
                <w:shd w:val="clear" w:color="auto" w:fill="FFFFFF"/>
              </w:rPr>
              <w:t xml:space="preserve">{% if </w:t>
            </w:r>
            <w:proofErr w:type="spellStart"/>
            <w:r w:rsidR="00324E9C">
              <w:rPr>
                <w:color w:val="000000" w:themeColor="text1"/>
                <w:sz w:val="22"/>
                <w:szCs w:val="22"/>
                <w:shd w:val="clear" w:color="auto" w:fill="FFFFFF"/>
              </w:rPr>
              <w:t>object.employee_id.birthday</w:t>
            </w:r>
            <w:proofErr w:type="spellEnd"/>
            <w:r w:rsidR="00324E9C">
              <w:rPr>
                <w:color w:val="000000" w:themeColor="text1"/>
                <w:sz w:val="22"/>
                <w:szCs w:val="22"/>
                <w:shd w:val="clear" w:color="auto" w:fill="FFFFFF"/>
              </w:rPr>
              <w:t xml:space="preserve"> %}</w:t>
            </w:r>
            <w:r>
              <w:rPr>
                <w:color w:val="000000" w:themeColor="text1"/>
                <w:sz w:val="22"/>
                <w:szCs w:val="22"/>
                <w:shd w:val="clear" w:color="auto" w:fill="FFFFFF"/>
              </w:rPr>
              <w:t>{{</w:t>
            </w:r>
            <w:proofErr w:type="spellStart"/>
            <w:r w:rsidR="000D7299">
              <w:rPr>
                <w:color w:val="000000" w:themeColor="text1"/>
                <w:sz w:val="22"/>
                <w:szCs w:val="22"/>
                <w:shd w:val="clear" w:color="auto" w:fill="FFFFFF"/>
              </w:rPr>
              <w:t>object</w:t>
            </w:r>
            <w:r w:rsidR="002E0BC7">
              <w:rPr>
                <w:color w:val="000000" w:themeColor="text1"/>
                <w:sz w:val="22"/>
                <w:szCs w:val="22"/>
                <w:shd w:val="clear" w:color="auto" w:fill="FFFFFF"/>
              </w:rPr>
              <w:t>.employee_id</w:t>
            </w:r>
            <w:r w:rsidR="000D7299">
              <w:rPr>
                <w:color w:val="000000" w:themeColor="text1"/>
                <w:sz w:val="22"/>
                <w:szCs w:val="22"/>
                <w:shd w:val="clear" w:color="auto" w:fill="FFFFFF"/>
              </w:rPr>
              <w:t>.birth</w:t>
            </w:r>
            <w:r w:rsidR="002E0BC7">
              <w:rPr>
                <w:color w:val="000000" w:themeColor="text1"/>
                <w:sz w:val="22"/>
                <w:szCs w:val="22"/>
                <w:shd w:val="clear" w:color="auto" w:fill="FFFFFF"/>
              </w:rPr>
              <w:t>day</w:t>
            </w:r>
            <w:r w:rsidR="000D7299">
              <w:rPr>
                <w:color w:val="000000" w:themeColor="text1"/>
                <w:sz w:val="22"/>
                <w:szCs w:val="22"/>
                <w:shd w:val="clear" w:color="auto" w:fill="FFFFFF"/>
              </w:rPr>
              <w:t>.strftime</w:t>
            </w:r>
            <w:proofErr w:type="spellEnd"/>
            <w:r w:rsidR="000D7299">
              <w:rPr>
                <w:color w:val="000000" w:themeColor="text1"/>
                <w:sz w:val="22"/>
                <w:szCs w:val="22"/>
                <w:shd w:val="clear" w:color="auto" w:fill="FFFFFF"/>
              </w:rPr>
              <w:t>(‘%d/%m/%Y’)</w:t>
            </w:r>
            <w:r>
              <w:rPr>
                <w:color w:val="000000" w:themeColor="text1"/>
                <w:sz w:val="22"/>
                <w:szCs w:val="22"/>
                <w:shd w:val="clear" w:color="auto" w:fill="FFFFFF"/>
              </w:rPr>
              <w:t>}}</w:t>
            </w:r>
            <w:r w:rsidR="00324E9C">
              <w:rPr>
                <w:color w:val="000000" w:themeColor="text1"/>
                <w:sz w:val="22"/>
                <w:szCs w:val="22"/>
                <w:shd w:val="clear" w:color="auto" w:fill="FFFFFF"/>
              </w:rPr>
              <w:t>{% endif %}</w:t>
            </w:r>
            <w:r w:rsidRPr="002C025C">
              <w:rPr>
                <w:color w:val="000000" w:themeColor="text1"/>
                <w:sz w:val="22"/>
                <w:szCs w:val="22"/>
                <w:shd w:val="clear" w:color="auto" w:fill="FFFFFF"/>
                <w:lang w:val="vi-VN"/>
              </w:rPr>
              <w:tab/>
            </w:r>
          </w:p>
        </w:tc>
        <w:tc>
          <w:tcPr>
            <w:tcW w:w="365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DBB758" w14:textId="7E89465D" w:rsidR="00601D35" w:rsidRDefault="00601D35" w:rsidP="002C025C">
            <w:pPr>
              <w:spacing w:line="276" w:lineRule="auto"/>
              <w:ind w:firstLine="0"/>
              <w:contextualSpacing/>
              <w:mirrorIndents/>
              <w:rPr>
                <w:color w:val="000000" w:themeColor="text1"/>
                <w:sz w:val="22"/>
                <w:szCs w:val="22"/>
                <w:shd w:val="clear" w:color="auto" w:fill="FFFFFF"/>
                <w:lang w:val="vi-VN"/>
              </w:rPr>
            </w:pPr>
            <w:r w:rsidRPr="002C025C">
              <w:rPr>
                <w:color w:val="000000" w:themeColor="text1"/>
                <w:sz w:val="22"/>
                <w:szCs w:val="22"/>
                <w:shd w:val="clear" w:color="auto" w:fill="FFFFFF"/>
                <w:lang w:val="vi-VN"/>
              </w:rPr>
              <w:t>Tại</w:t>
            </w:r>
            <w:r>
              <w:rPr>
                <w:color w:val="000000" w:themeColor="text1"/>
                <w:sz w:val="22"/>
                <w:szCs w:val="22"/>
                <w:shd w:val="clear" w:color="auto" w:fill="FFFFFF"/>
              </w:rPr>
              <w:t>:</w:t>
            </w:r>
            <w:r w:rsidRPr="002C025C">
              <w:rPr>
                <w:color w:val="000000" w:themeColor="text1"/>
                <w:sz w:val="22"/>
                <w:szCs w:val="22"/>
                <w:shd w:val="clear" w:color="auto" w:fill="FFFFFF"/>
                <w:lang w:val="vi-VN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  <w:shd w:val="clear" w:color="auto" w:fill="FFFFFF"/>
              </w:rPr>
              <w:t>{{</w:t>
            </w:r>
            <w:proofErr w:type="spellStart"/>
            <w:r w:rsidR="000D7299">
              <w:rPr>
                <w:color w:val="000000" w:themeColor="text1"/>
                <w:sz w:val="22"/>
                <w:szCs w:val="22"/>
                <w:shd w:val="clear" w:color="auto" w:fill="FFFFFF"/>
              </w:rPr>
              <w:t>object.employee_id.place_of_birth</w:t>
            </w:r>
            <w:proofErr w:type="spellEnd"/>
            <w:r>
              <w:rPr>
                <w:color w:val="000000" w:themeColor="text1"/>
                <w:sz w:val="22"/>
                <w:szCs w:val="22"/>
                <w:shd w:val="clear" w:color="auto" w:fill="FFFFFF"/>
              </w:rPr>
              <w:t>}}</w:t>
            </w:r>
          </w:p>
        </w:tc>
      </w:tr>
    </w:tbl>
    <w:p w14:paraId="5EBC0829" w14:textId="4770F20B" w:rsidR="005E536F" w:rsidRDefault="00DA3722" w:rsidP="002C025C">
      <w:pPr>
        <w:spacing w:after="0" w:line="276" w:lineRule="auto"/>
        <w:ind w:firstLine="0"/>
        <w:contextualSpacing/>
        <w:mirrorIndents/>
        <w:rPr>
          <w:color w:val="000000" w:themeColor="text1"/>
          <w:sz w:val="22"/>
          <w:szCs w:val="22"/>
          <w:shd w:val="clear" w:color="auto" w:fill="FFFFFF"/>
        </w:rPr>
      </w:pPr>
      <w:r w:rsidRPr="002C025C">
        <w:rPr>
          <w:color w:val="000000" w:themeColor="text1"/>
          <w:sz w:val="22"/>
          <w:szCs w:val="22"/>
          <w:shd w:val="clear" w:color="auto" w:fill="FFFFFF"/>
          <w:lang w:val="vi-VN"/>
        </w:rPr>
        <w:t>Số CMND</w:t>
      </w:r>
      <w:r w:rsidRPr="002C025C">
        <w:rPr>
          <w:color w:val="000000" w:themeColor="text1"/>
          <w:sz w:val="22"/>
          <w:szCs w:val="22"/>
          <w:shd w:val="clear" w:color="auto" w:fill="FFFFFF"/>
          <w:lang w:val="vi-VN"/>
        </w:rPr>
        <w:tab/>
      </w:r>
      <w:r w:rsidRPr="002C025C">
        <w:rPr>
          <w:color w:val="000000" w:themeColor="text1"/>
          <w:sz w:val="22"/>
          <w:szCs w:val="22"/>
          <w:shd w:val="clear" w:color="auto" w:fill="FFFFFF"/>
          <w:lang w:val="vi-VN"/>
        </w:rPr>
        <w:tab/>
      </w:r>
      <w:r w:rsidRPr="002C025C">
        <w:rPr>
          <w:color w:val="000000" w:themeColor="text1"/>
          <w:sz w:val="22"/>
          <w:szCs w:val="22"/>
          <w:shd w:val="clear" w:color="auto" w:fill="FFFFFF"/>
          <w:lang w:val="vi-VN"/>
        </w:rPr>
        <w:tab/>
        <w:t>:</w:t>
      </w:r>
      <w:r w:rsidR="007A2E29" w:rsidRPr="007A2E29">
        <w:rPr>
          <w:color w:val="000000" w:themeColor="text1"/>
          <w:sz w:val="22"/>
          <w:szCs w:val="22"/>
          <w:shd w:val="clear" w:color="auto" w:fill="FFFFFF"/>
        </w:rPr>
        <w:t xml:space="preserve"> </w:t>
      </w:r>
      <w:r w:rsidR="007A2E29">
        <w:rPr>
          <w:color w:val="000000" w:themeColor="text1"/>
          <w:sz w:val="22"/>
          <w:szCs w:val="22"/>
          <w:shd w:val="clear" w:color="auto" w:fill="FFFFFF"/>
        </w:rPr>
        <w:t>{{</w:t>
      </w:r>
      <w:proofErr w:type="spellStart"/>
      <w:r w:rsidR="002E0BC7">
        <w:rPr>
          <w:color w:val="000000" w:themeColor="text1"/>
          <w:sz w:val="22"/>
          <w:szCs w:val="22"/>
          <w:shd w:val="clear" w:color="auto" w:fill="FFFFFF"/>
        </w:rPr>
        <w:t>object.employee_id.identification_id</w:t>
      </w:r>
      <w:proofErr w:type="spellEnd"/>
      <w:r w:rsidR="007A2E29">
        <w:rPr>
          <w:color w:val="000000" w:themeColor="text1"/>
          <w:sz w:val="22"/>
          <w:szCs w:val="22"/>
          <w:shd w:val="clear" w:color="auto" w:fill="FFFFFF"/>
        </w:rPr>
        <w:t>}}</w:t>
      </w: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6029"/>
        <w:gridCol w:w="3754"/>
      </w:tblGrid>
      <w:tr w:rsidR="00324E9C" w14:paraId="426E3DFE" w14:textId="77777777" w:rsidTr="00D162FA"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74165526" w14:textId="623348DF" w:rsidR="00601D35" w:rsidRDefault="00601D35" w:rsidP="002C025C">
            <w:pPr>
              <w:spacing w:line="276" w:lineRule="auto"/>
              <w:ind w:firstLine="0"/>
              <w:contextualSpacing/>
              <w:mirrorIndents/>
              <w:rPr>
                <w:color w:val="000000" w:themeColor="text1"/>
                <w:sz w:val="22"/>
                <w:szCs w:val="22"/>
                <w:shd w:val="clear" w:color="auto" w:fill="FFFFFF"/>
                <w:lang w:val="vi-VN"/>
              </w:rPr>
            </w:pPr>
            <w:r w:rsidRPr="002C025C">
              <w:rPr>
                <w:color w:val="000000" w:themeColor="text1"/>
                <w:sz w:val="22"/>
                <w:szCs w:val="22"/>
                <w:shd w:val="clear" w:color="auto" w:fill="FFFFFF"/>
                <w:lang w:val="vi-VN"/>
              </w:rPr>
              <w:t xml:space="preserve">Ngày cấp: </w:t>
            </w:r>
            <w:r w:rsidR="00324E9C">
              <w:rPr>
                <w:color w:val="000000" w:themeColor="text1"/>
                <w:sz w:val="22"/>
                <w:szCs w:val="22"/>
                <w:shd w:val="clear" w:color="auto" w:fill="FFFFFF"/>
              </w:rPr>
              <w:t xml:space="preserve">{% if </w:t>
            </w:r>
            <w:proofErr w:type="spellStart"/>
            <w:r w:rsidR="00324E9C">
              <w:rPr>
                <w:color w:val="000000" w:themeColor="text1"/>
                <w:sz w:val="22"/>
                <w:szCs w:val="22"/>
                <w:shd w:val="clear" w:color="auto" w:fill="FFFFFF"/>
              </w:rPr>
              <w:t>object.employee_id.en_identification_date</w:t>
            </w:r>
            <w:proofErr w:type="spellEnd"/>
            <w:r w:rsidR="009E154F">
              <w:rPr>
                <w:color w:val="000000" w:themeColor="text1"/>
                <w:sz w:val="22"/>
                <w:szCs w:val="22"/>
                <w:shd w:val="clear" w:color="auto" w:fill="FFFFFF"/>
              </w:rPr>
              <w:t xml:space="preserve"> %</w:t>
            </w:r>
            <w:r w:rsidR="00324E9C">
              <w:rPr>
                <w:color w:val="000000" w:themeColor="text1"/>
                <w:sz w:val="22"/>
                <w:szCs w:val="22"/>
                <w:shd w:val="clear" w:color="auto" w:fill="FFFFFF"/>
              </w:rPr>
              <w:t>}</w:t>
            </w:r>
            <w:r>
              <w:rPr>
                <w:color w:val="000000" w:themeColor="text1"/>
                <w:sz w:val="22"/>
                <w:szCs w:val="22"/>
                <w:shd w:val="clear" w:color="auto" w:fill="FFFFFF"/>
              </w:rPr>
              <w:t>{{</w:t>
            </w:r>
            <w:r w:rsidR="002E0BC7">
              <w:rPr>
                <w:color w:val="000000" w:themeColor="text1"/>
                <w:sz w:val="22"/>
                <w:szCs w:val="22"/>
                <w:shd w:val="clear" w:color="auto" w:fill="FFFFFF"/>
              </w:rPr>
              <w:t>object.employee_id.en_identification_date</w:t>
            </w:r>
            <w:r w:rsidR="008E0779">
              <w:rPr>
                <w:color w:val="000000" w:themeColor="text1"/>
                <w:sz w:val="22"/>
                <w:szCs w:val="22"/>
                <w:shd w:val="clear" w:color="auto" w:fill="FFFFFF"/>
              </w:rPr>
              <w:t>.strftime(‘%d/%m/%Y’)</w:t>
            </w:r>
            <w:r>
              <w:rPr>
                <w:color w:val="000000" w:themeColor="text1"/>
                <w:sz w:val="22"/>
                <w:szCs w:val="22"/>
                <w:shd w:val="clear" w:color="auto" w:fill="FFFFFF"/>
              </w:rPr>
              <w:t>}}</w:t>
            </w:r>
            <w:r w:rsidR="00324E9C">
              <w:rPr>
                <w:color w:val="000000" w:themeColor="text1"/>
                <w:sz w:val="22"/>
                <w:szCs w:val="22"/>
                <w:shd w:val="clear" w:color="auto" w:fill="FFFFFF"/>
              </w:rPr>
              <w:t>{% endif %}</w:t>
            </w:r>
            <w:r>
              <w:rPr>
                <w:color w:val="000000" w:themeColor="text1"/>
                <w:sz w:val="22"/>
                <w:szCs w:val="22"/>
                <w:shd w:val="clear" w:color="auto" w:fill="FFFFFF"/>
              </w:rPr>
              <w:t xml:space="preserve">              </w:t>
            </w:r>
          </w:p>
        </w:tc>
        <w:tc>
          <w:tcPr>
            <w:tcW w:w="3653" w:type="dxa"/>
            <w:tcBorders>
              <w:top w:val="nil"/>
              <w:left w:val="nil"/>
              <w:bottom w:val="nil"/>
              <w:right w:val="nil"/>
            </w:tcBorders>
          </w:tcPr>
          <w:p w14:paraId="17CD84D9" w14:textId="6E9F42E1" w:rsidR="00601D35" w:rsidRDefault="00D162FA" w:rsidP="002C025C">
            <w:pPr>
              <w:spacing w:line="276" w:lineRule="auto"/>
              <w:ind w:firstLine="0"/>
              <w:contextualSpacing/>
              <w:mirrorIndents/>
              <w:rPr>
                <w:color w:val="000000" w:themeColor="text1"/>
                <w:sz w:val="22"/>
                <w:szCs w:val="22"/>
                <w:shd w:val="clear" w:color="auto" w:fill="FFFFFF"/>
                <w:lang w:val="vi-VN"/>
              </w:rPr>
            </w:pPr>
            <w:r>
              <w:rPr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="00601D35" w:rsidRPr="002C025C">
              <w:rPr>
                <w:color w:val="000000" w:themeColor="text1"/>
                <w:sz w:val="22"/>
                <w:szCs w:val="22"/>
                <w:shd w:val="clear" w:color="auto" w:fill="FFFFFF"/>
                <w:lang w:val="vi-VN"/>
              </w:rPr>
              <w:t xml:space="preserve">Nơi cấp : </w:t>
            </w:r>
            <w:r w:rsidR="00601D35">
              <w:rPr>
                <w:color w:val="000000" w:themeColor="text1"/>
                <w:sz w:val="22"/>
                <w:szCs w:val="22"/>
                <w:shd w:val="clear" w:color="auto" w:fill="FFFFFF"/>
              </w:rPr>
              <w:t>{{</w:t>
            </w:r>
            <w:proofErr w:type="spellStart"/>
            <w:r w:rsidR="002E0BC7">
              <w:rPr>
                <w:color w:val="000000" w:themeColor="text1"/>
                <w:sz w:val="22"/>
                <w:szCs w:val="22"/>
                <w:shd w:val="clear" w:color="auto" w:fill="FFFFFF"/>
              </w:rPr>
              <w:t>object.employee_id.en_identification_addr</w:t>
            </w:r>
            <w:proofErr w:type="spellEnd"/>
            <w:r w:rsidR="00601D35">
              <w:rPr>
                <w:color w:val="000000" w:themeColor="text1"/>
                <w:sz w:val="22"/>
                <w:szCs w:val="22"/>
                <w:shd w:val="clear" w:color="auto" w:fill="FFFFFF"/>
              </w:rPr>
              <w:t>}}</w:t>
            </w:r>
          </w:p>
        </w:tc>
      </w:tr>
    </w:tbl>
    <w:p w14:paraId="2354B92E" w14:textId="4274D68B" w:rsidR="00DA3722" w:rsidRPr="00601D35" w:rsidRDefault="00DA3722" w:rsidP="002C025C">
      <w:pPr>
        <w:spacing w:after="0" w:line="276" w:lineRule="auto"/>
        <w:ind w:firstLine="0"/>
        <w:contextualSpacing/>
        <w:mirrorIndents/>
        <w:rPr>
          <w:color w:val="000000" w:themeColor="text1"/>
          <w:sz w:val="22"/>
          <w:szCs w:val="22"/>
          <w:shd w:val="clear" w:color="auto" w:fill="FFFFFF"/>
          <w:lang w:val="vi-VN"/>
        </w:rPr>
      </w:pPr>
      <w:r w:rsidRPr="002C025C">
        <w:rPr>
          <w:color w:val="000000" w:themeColor="text1"/>
          <w:sz w:val="22"/>
          <w:szCs w:val="22"/>
          <w:shd w:val="clear" w:color="auto" w:fill="FFFFFF"/>
          <w:lang w:val="vi-VN"/>
        </w:rPr>
        <w:t>Địa chỉ thường trú</w:t>
      </w:r>
      <w:r w:rsidRPr="002C025C">
        <w:rPr>
          <w:color w:val="000000" w:themeColor="text1"/>
          <w:sz w:val="22"/>
          <w:szCs w:val="22"/>
          <w:shd w:val="clear" w:color="auto" w:fill="FFFFFF"/>
          <w:lang w:val="vi-VN"/>
        </w:rPr>
        <w:tab/>
      </w:r>
      <w:r w:rsidRPr="002C025C">
        <w:rPr>
          <w:color w:val="000000" w:themeColor="text1"/>
          <w:sz w:val="22"/>
          <w:szCs w:val="22"/>
          <w:shd w:val="clear" w:color="auto" w:fill="FFFFFF"/>
          <w:lang w:val="vi-VN"/>
        </w:rPr>
        <w:tab/>
        <w:t>:</w:t>
      </w:r>
      <w:r w:rsidR="007A2E29">
        <w:rPr>
          <w:color w:val="000000" w:themeColor="text1"/>
          <w:sz w:val="22"/>
          <w:szCs w:val="22"/>
          <w:shd w:val="clear" w:color="auto" w:fill="FFFFFF"/>
        </w:rPr>
        <w:t xml:space="preserve"> {{</w:t>
      </w:r>
      <w:proofErr w:type="spellStart"/>
      <w:r w:rsidR="002E0BC7">
        <w:rPr>
          <w:color w:val="000000" w:themeColor="text1"/>
          <w:sz w:val="22"/>
          <w:szCs w:val="22"/>
          <w:shd w:val="clear" w:color="auto" w:fill="FFFFFF"/>
        </w:rPr>
        <w:t>object.employee_id.address_home_id.street</w:t>
      </w:r>
      <w:proofErr w:type="spellEnd"/>
      <w:r w:rsidR="007A2E29">
        <w:rPr>
          <w:color w:val="000000" w:themeColor="text1"/>
          <w:sz w:val="22"/>
          <w:szCs w:val="22"/>
          <w:shd w:val="clear" w:color="auto" w:fill="FFFFFF"/>
        </w:rPr>
        <w:t>}}</w:t>
      </w:r>
    </w:p>
    <w:p w14:paraId="2354B92F" w14:textId="67DB9ED4" w:rsidR="00DA3722" w:rsidRPr="007A2E29" w:rsidRDefault="00DA3722" w:rsidP="002C025C">
      <w:pPr>
        <w:spacing w:after="0" w:line="276" w:lineRule="auto"/>
        <w:ind w:firstLine="0"/>
        <w:contextualSpacing/>
        <w:mirrorIndents/>
        <w:rPr>
          <w:color w:val="000000" w:themeColor="text1"/>
          <w:sz w:val="22"/>
          <w:szCs w:val="22"/>
          <w:shd w:val="clear" w:color="auto" w:fill="FFFFFF"/>
        </w:rPr>
      </w:pPr>
      <w:r w:rsidRPr="002C025C">
        <w:rPr>
          <w:color w:val="000000" w:themeColor="text1"/>
          <w:sz w:val="22"/>
          <w:szCs w:val="22"/>
          <w:shd w:val="clear" w:color="auto" w:fill="FFFFFF"/>
          <w:lang w:val="vi-VN"/>
        </w:rPr>
        <w:t>Địa chỉ tạm trú</w:t>
      </w:r>
      <w:r w:rsidRPr="002C025C">
        <w:rPr>
          <w:color w:val="000000" w:themeColor="text1"/>
          <w:sz w:val="22"/>
          <w:szCs w:val="22"/>
          <w:shd w:val="clear" w:color="auto" w:fill="FFFFFF"/>
          <w:lang w:val="vi-VN"/>
        </w:rPr>
        <w:tab/>
      </w:r>
      <w:r w:rsidRPr="002C025C">
        <w:rPr>
          <w:color w:val="000000" w:themeColor="text1"/>
          <w:sz w:val="22"/>
          <w:szCs w:val="22"/>
          <w:shd w:val="clear" w:color="auto" w:fill="FFFFFF"/>
          <w:lang w:val="vi-VN"/>
        </w:rPr>
        <w:tab/>
        <w:t>:</w:t>
      </w:r>
      <w:r w:rsidR="007A2E29">
        <w:rPr>
          <w:color w:val="000000" w:themeColor="text1"/>
          <w:sz w:val="22"/>
          <w:szCs w:val="22"/>
          <w:shd w:val="clear" w:color="auto" w:fill="FFFFFF"/>
        </w:rPr>
        <w:t xml:space="preserve"> {{</w:t>
      </w:r>
      <w:proofErr w:type="spellStart"/>
      <w:r w:rsidR="002E0BC7">
        <w:rPr>
          <w:color w:val="000000" w:themeColor="text1"/>
          <w:sz w:val="22"/>
          <w:szCs w:val="22"/>
          <w:shd w:val="clear" w:color="auto" w:fill="FFFFFF"/>
        </w:rPr>
        <w:t>object.employee_id.address_home_id.street</w:t>
      </w:r>
      <w:proofErr w:type="spellEnd"/>
      <w:r w:rsidR="002E0BC7">
        <w:rPr>
          <w:color w:val="000000" w:themeColor="text1"/>
          <w:sz w:val="22"/>
          <w:szCs w:val="22"/>
          <w:shd w:val="clear" w:color="auto" w:fill="FFFFFF"/>
        </w:rPr>
        <w:t xml:space="preserve"> </w:t>
      </w:r>
      <w:r w:rsidR="007A2E29">
        <w:rPr>
          <w:color w:val="000000" w:themeColor="text1"/>
          <w:sz w:val="22"/>
          <w:szCs w:val="22"/>
          <w:shd w:val="clear" w:color="auto" w:fill="FFFFFF"/>
        </w:rPr>
        <w:t>}}</w:t>
      </w:r>
    </w:p>
    <w:p w14:paraId="2354B930" w14:textId="77777777" w:rsidR="00DA3722" w:rsidRPr="002C025C" w:rsidRDefault="00DA3722" w:rsidP="002C025C">
      <w:pPr>
        <w:spacing w:after="0" w:line="276" w:lineRule="auto"/>
        <w:ind w:firstLine="0"/>
        <w:contextualSpacing/>
        <w:mirrorIndents/>
        <w:rPr>
          <w:color w:val="000000" w:themeColor="text1"/>
          <w:sz w:val="22"/>
          <w:szCs w:val="22"/>
          <w:shd w:val="clear" w:color="auto" w:fill="FFFFFF"/>
          <w:lang w:val="vi-VN"/>
        </w:rPr>
      </w:pPr>
      <w:r w:rsidRPr="002C025C">
        <w:rPr>
          <w:color w:val="000000" w:themeColor="text1"/>
          <w:sz w:val="22"/>
          <w:szCs w:val="22"/>
          <w:shd w:val="clear" w:color="auto" w:fill="FFFFFF"/>
          <w:lang w:val="vi-VN"/>
        </w:rPr>
        <w:t>(Sau đây gọi là  “</w:t>
      </w:r>
      <w:r w:rsidRPr="002C025C">
        <w:rPr>
          <w:b/>
          <w:color w:val="000000" w:themeColor="text1"/>
          <w:sz w:val="22"/>
          <w:szCs w:val="22"/>
          <w:shd w:val="clear" w:color="auto" w:fill="FFFFFF"/>
          <w:lang w:val="vi-VN"/>
        </w:rPr>
        <w:t>Người lao động</w:t>
      </w:r>
      <w:r w:rsidRPr="002C025C">
        <w:rPr>
          <w:color w:val="000000" w:themeColor="text1"/>
          <w:sz w:val="22"/>
          <w:szCs w:val="22"/>
          <w:shd w:val="clear" w:color="auto" w:fill="FFFFFF"/>
          <w:lang w:val="vi-VN"/>
        </w:rPr>
        <w:t>”)</w:t>
      </w:r>
    </w:p>
    <w:p w14:paraId="2354B931" w14:textId="2EB26C9B" w:rsidR="00915BFA" w:rsidRPr="002C025C" w:rsidRDefault="00915BFA" w:rsidP="002C025C">
      <w:pPr>
        <w:pStyle w:val="Than"/>
        <w:spacing w:before="0" w:line="276" w:lineRule="auto"/>
        <w:ind w:firstLine="0"/>
        <w:contextualSpacing/>
        <w:mirrorIndents/>
        <w:rPr>
          <w:rFonts w:ascii="Times New Roman" w:hAnsi="Times New Roman"/>
          <w:sz w:val="22"/>
          <w:szCs w:val="22"/>
          <w:lang w:val="nl-NL"/>
        </w:rPr>
      </w:pPr>
      <w:r w:rsidRPr="002C025C">
        <w:rPr>
          <w:rFonts w:ascii="Times New Roman" w:hAnsi="Times New Roman"/>
          <w:sz w:val="22"/>
          <w:szCs w:val="22"/>
          <w:lang w:val="nl-NL"/>
        </w:rPr>
        <w:t xml:space="preserve">Hai bên cùng nhau thỏa thuận </w:t>
      </w:r>
      <w:r w:rsidRPr="002C025C">
        <w:rPr>
          <w:rFonts w:ascii="Times New Roman" w:hAnsi="Times New Roman"/>
          <w:bCs/>
          <w:iCs/>
          <w:sz w:val="22"/>
          <w:szCs w:val="22"/>
          <w:lang w:val="nl-NL"/>
        </w:rPr>
        <w:t>ký kết Phụ lục hợp đồng (“</w:t>
      </w:r>
      <w:r w:rsidRPr="002C025C">
        <w:rPr>
          <w:rFonts w:ascii="Times New Roman" w:hAnsi="Times New Roman"/>
          <w:b/>
          <w:bCs/>
          <w:iCs/>
          <w:sz w:val="22"/>
          <w:szCs w:val="22"/>
          <w:lang w:val="nl-NL"/>
        </w:rPr>
        <w:t>Phụ Lục</w:t>
      </w:r>
      <w:r w:rsidRPr="002C025C">
        <w:rPr>
          <w:rFonts w:ascii="Times New Roman" w:hAnsi="Times New Roman"/>
          <w:b/>
          <w:bCs/>
          <w:iCs/>
          <w:sz w:val="22"/>
          <w:szCs w:val="22"/>
          <w:lang w:val="vi-VN"/>
        </w:rPr>
        <w:t xml:space="preserve"> Hợp Đồng số 01</w:t>
      </w:r>
      <w:r w:rsidRPr="002C025C">
        <w:rPr>
          <w:rFonts w:ascii="Times New Roman" w:hAnsi="Times New Roman"/>
          <w:bCs/>
          <w:iCs/>
          <w:sz w:val="22"/>
          <w:szCs w:val="22"/>
          <w:lang w:val="nl-NL"/>
        </w:rPr>
        <w:t xml:space="preserve">”) nhằm thỏa thuận chi tiết một số điều khoản </w:t>
      </w:r>
      <w:r w:rsidRPr="002C025C">
        <w:rPr>
          <w:rFonts w:ascii="Times New Roman" w:hAnsi="Times New Roman"/>
          <w:sz w:val="22"/>
          <w:szCs w:val="22"/>
          <w:lang w:val="nl-NL"/>
        </w:rPr>
        <w:t xml:space="preserve">của hợp đồng </w:t>
      </w:r>
      <w:r w:rsidR="00C35608">
        <w:rPr>
          <w:rFonts w:ascii="Times New Roman" w:hAnsi="Times New Roman"/>
          <w:sz w:val="22"/>
          <w:szCs w:val="22"/>
          <w:lang w:val="nl-NL"/>
        </w:rPr>
        <w:t>lao động</w:t>
      </w:r>
      <w:r w:rsidRPr="002C025C">
        <w:rPr>
          <w:rFonts w:ascii="Times New Roman" w:hAnsi="Times New Roman"/>
          <w:sz w:val="22"/>
          <w:szCs w:val="22"/>
          <w:lang w:val="nl-NL"/>
        </w:rPr>
        <w:t xml:space="preserve"> số </w:t>
      </w:r>
      <w:r w:rsidR="00055E18" w:rsidRPr="002C025C">
        <w:rPr>
          <w:rFonts w:ascii="Times New Roman" w:hAnsi="Times New Roman"/>
          <w:sz w:val="22"/>
          <w:szCs w:val="22"/>
          <w:lang w:val="en-US"/>
        </w:rPr>
        <w:t>………………………</w:t>
      </w:r>
      <w:r w:rsidRPr="002C025C">
        <w:rPr>
          <w:rFonts w:ascii="Times New Roman" w:hAnsi="Times New Roman"/>
          <w:sz w:val="22"/>
          <w:szCs w:val="22"/>
          <w:lang w:val="nl-NL"/>
        </w:rPr>
        <w:t xml:space="preserve">  ký </w:t>
      </w:r>
      <w:r w:rsidRPr="002C025C">
        <w:rPr>
          <w:rFonts w:ascii="Times New Roman" w:hAnsi="Times New Roman"/>
          <w:sz w:val="22"/>
          <w:szCs w:val="22"/>
          <w:lang w:val="vi-VN"/>
        </w:rPr>
        <w:t>ngà</w:t>
      </w:r>
      <w:r w:rsidRPr="002C025C">
        <w:rPr>
          <w:rFonts w:ascii="Times New Roman" w:hAnsi="Times New Roman"/>
          <w:sz w:val="22"/>
          <w:szCs w:val="22"/>
          <w:lang w:val="nl-NL"/>
        </w:rPr>
        <w:t xml:space="preserve">y </w:t>
      </w:r>
      <w:r w:rsidR="00055E18" w:rsidRPr="002C025C">
        <w:rPr>
          <w:rFonts w:ascii="Times New Roman" w:hAnsi="Times New Roman"/>
          <w:sz w:val="22"/>
          <w:szCs w:val="22"/>
          <w:lang w:val="en-US"/>
        </w:rPr>
        <w:t>…………….</w:t>
      </w:r>
      <w:r w:rsidRPr="002C025C">
        <w:rPr>
          <w:rFonts w:ascii="Times New Roman" w:hAnsi="Times New Roman"/>
          <w:sz w:val="22"/>
          <w:szCs w:val="22"/>
          <w:lang w:val="nl-NL"/>
        </w:rPr>
        <w:t xml:space="preserve"> (“</w:t>
      </w:r>
      <w:r w:rsidRPr="002C025C">
        <w:rPr>
          <w:rFonts w:ascii="Times New Roman" w:hAnsi="Times New Roman"/>
          <w:b/>
          <w:i/>
          <w:sz w:val="22"/>
          <w:szCs w:val="22"/>
          <w:lang w:val="nl-NL"/>
        </w:rPr>
        <w:t xml:space="preserve">Hợp đồng </w:t>
      </w:r>
      <w:r w:rsidR="00C35608">
        <w:rPr>
          <w:rFonts w:ascii="Times New Roman" w:hAnsi="Times New Roman"/>
          <w:b/>
          <w:i/>
          <w:sz w:val="22"/>
          <w:szCs w:val="22"/>
          <w:lang w:val="nl-NL"/>
        </w:rPr>
        <w:t>Lao động</w:t>
      </w:r>
      <w:r w:rsidRPr="002C025C">
        <w:rPr>
          <w:rFonts w:ascii="Times New Roman" w:hAnsi="Times New Roman"/>
          <w:sz w:val="22"/>
          <w:szCs w:val="22"/>
          <w:lang w:val="nl-NL"/>
        </w:rPr>
        <w:t xml:space="preserve">”) như sau: </w:t>
      </w:r>
    </w:p>
    <w:p w14:paraId="2354B932" w14:textId="609BFFA3" w:rsidR="00915BFA" w:rsidRPr="002C025C" w:rsidRDefault="00915BFA" w:rsidP="00A608B9">
      <w:pPr>
        <w:pStyle w:val="Than"/>
        <w:numPr>
          <w:ilvl w:val="0"/>
          <w:numId w:val="25"/>
        </w:numPr>
        <w:spacing w:before="0" w:line="276" w:lineRule="auto"/>
        <w:contextualSpacing/>
        <w:mirrorIndents/>
        <w:rPr>
          <w:rFonts w:ascii="Times New Roman" w:hAnsi="Times New Roman"/>
          <w:sz w:val="22"/>
          <w:szCs w:val="22"/>
          <w:lang w:val="nl-NL"/>
        </w:rPr>
      </w:pPr>
      <w:r w:rsidRPr="002C025C">
        <w:rPr>
          <w:rFonts w:ascii="Times New Roman" w:hAnsi="Times New Roman"/>
          <w:b/>
          <w:sz w:val="22"/>
          <w:szCs w:val="22"/>
          <w:lang w:val="nl-NL"/>
        </w:rPr>
        <w:t>Thỏa thuận chi tiết</w:t>
      </w:r>
      <w:r w:rsidRPr="002C025C">
        <w:rPr>
          <w:rFonts w:ascii="Times New Roman" w:hAnsi="Times New Roman"/>
          <w:b/>
          <w:sz w:val="22"/>
          <w:szCs w:val="22"/>
          <w:lang w:val="vi-VN"/>
        </w:rPr>
        <w:t xml:space="preserve"> </w:t>
      </w:r>
      <w:r w:rsidRPr="002C025C">
        <w:rPr>
          <w:rFonts w:ascii="Times New Roman" w:hAnsi="Times New Roman"/>
          <w:b/>
          <w:sz w:val="22"/>
          <w:szCs w:val="22"/>
          <w:lang w:val="nl-NL"/>
        </w:rPr>
        <w:t xml:space="preserve">mục </w:t>
      </w:r>
      <w:r w:rsidRPr="002C025C">
        <w:rPr>
          <w:rFonts w:ascii="Times New Roman" w:hAnsi="Times New Roman"/>
          <w:b/>
          <w:sz w:val="22"/>
          <w:szCs w:val="22"/>
          <w:lang w:val="vi-VN"/>
        </w:rPr>
        <w:t>4</w:t>
      </w:r>
      <w:r w:rsidRPr="002C025C">
        <w:rPr>
          <w:rFonts w:ascii="Times New Roman" w:hAnsi="Times New Roman"/>
          <w:b/>
          <w:sz w:val="22"/>
          <w:szCs w:val="22"/>
          <w:lang w:val="nl-NL"/>
        </w:rPr>
        <w:t>.</w:t>
      </w:r>
      <w:r w:rsidRPr="002C025C">
        <w:rPr>
          <w:rFonts w:ascii="Times New Roman" w:hAnsi="Times New Roman"/>
          <w:b/>
          <w:sz w:val="22"/>
          <w:szCs w:val="22"/>
          <w:lang w:val="vi-VN"/>
        </w:rPr>
        <w:t>2</w:t>
      </w:r>
      <w:r w:rsidRPr="002C025C">
        <w:rPr>
          <w:rFonts w:ascii="Times New Roman" w:hAnsi="Times New Roman"/>
          <w:b/>
          <w:sz w:val="22"/>
          <w:szCs w:val="22"/>
          <w:lang w:val="nl-NL"/>
        </w:rPr>
        <w:t xml:space="preserve"> điều </w:t>
      </w:r>
      <w:r w:rsidRPr="002C025C">
        <w:rPr>
          <w:rFonts w:ascii="Times New Roman" w:hAnsi="Times New Roman"/>
          <w:b/>
          <w:sz w:val="22"/>
          <w:szCs w:val="22"/>
          <w:lang w:val="vi-VN"/>
        </w:rPr>
        <w:t>4</w:t>
      </w:r>
      <w:r w:rsidRPr="002C025C">
        <w:rPr>
          <w:rFonts w:ascii="Times New Roman" w:hAnsi="Times New Roman"/>
          <w:b/>
          <w:sz w:val="22"/>
          <w:szCs w:val="22"/>
          <w:lang w:val="nl-NL"/>
        </w:rPr>
        <w:t xml:space="preserve"> Hợp đồng </w:t>
      </w:r>
      <w:r w:rsidR="00C35608">
        <w:rPr>
          <w:rFonts w:ascii="Times New Roman" w:hAnsi="Times New Roman"/>
          <w:b/>
          <w:sz w:val="22"/>
          <w:szCs w:val="22"/>
          <w:lang w:val="nl-NL"/>
        </w:rPr>
        <w:t>Lao động</w:t>
      </w:r>
      <w:r w:rsidR="00EB458A">
        <w:rPr>
          <w:rFonts w:ascii="Times New Roman" w:hAnsi="Times New Roman"/>
          <w:b/>
          <w:sz w:val="22"/>
          <w:szCs w:val="22"/>
          <w:lang w:val="nl-NL"/>
        </w:rPr>
        <w:t>:</w:t>
      </w:r>
    </w:p>
    <w:p w14:paraId="2354B933" w14:textId="77777777" w:rsidR="00915BFA" w:rsidRPr="002C025C" w:rsidRDefault="00915BFA" w:rsidP="002C025C">
      <w:pPr>
        <w:spacing w:after="0" w:line="276" w:lineRule="auto"/>
        <w:ind w:firstLine="0"/>
        <w:contextualSpacing/>
        <w:mirrorIndents/>
        <w:rPr>
          <w:bCs/>
          <w:sz w:val="22"/>
          <w:szCs w:val="22"/>
          <w:lang w:val="vi-VN"/>
        </w:rPr>
      </w:pPr>
      <w:r w:rsidRPr="002C025C">
        <w:rPr>
          <w:bCs/>
          <w:sz w:val="22"/>
          <w:szCs w:val="22"/>
          <w:u w:val="single"/>
          <w:lang w:val="nl-NL"/>
        </w:rPr>
        <w:t xml:space="preserve">Điều </w:t>
      </w:r>
      <w:r w:rsidRPr="002C025C">
        <w:rPr>
          <w:bCs/>
          <w:sz w:val="22"/>
          <w:szCs w:val="22"/>
          <w:u w:val="single"/>
          <w:lang w:val="vi-VN"/>
        </w:rPr>
        <w:t>4</w:t>
      </w:r>
      <w:r w:rsidRPr="002C025C">
        <w:rPr>
          <w:bCs/>
          <w:sz w:val="22"/>
          <w:szCs w:val="22"/>
          <w:u w:val="single"/>
          <w:lang w:val="nl-NL"/>
        </w:rPr>
        <w:t>:</w:t>
      </w:r>
      <w:r w:rsidRPr="002C025C">
        <w:rPr>
          <w:bCs/>
          <w:sz w:val="22"/>
          <w:szCs w:val="22"/>
          <w:lang w:val="nl-NL"/>
        </w:rPr>
        <w:t xml:space="preserve"> </w:t>
      </w:r>
      <w:r w:rsidRPr="002C025C">
        <w:rPr>
          <w:bCs/>
          <w:sz w:val="22"/>
          <w:szCs w:val="22"/>
          <w:lang w:val="vi-VN"/>
        </w:rPr>
        <w:t>Chế độ lương, thưởng, trợ cấp.</w:t>
      </w:r>
    </w:p>
    <w:p w14:paraId="2354B934" w14:textId="47D2B4E3" w:rsidR="00915BFA" w:rsidRPr="002C025C" w:rsidRDefault="00915BFA" w:rsidP="002C025C">
      <w:pPr>
        <w:tabs>
          <w:tab w:val="left" w:pos="851"/>
        </w:tabs>
        <w:spacing w:after="0" w:line="276" w:lineRule="auto"/>
        <w:ind w:firstLine="0"/>
        <w:contextualSpacing/>
        <w:mirrorIndents/>
        <w:rPr>
          <w:sz w:val="22"/>
          <w:szCs w:val="22"/>
          <w:lang w:val="nl-NL"/>
        </w:rPr>
      </w:pPr>
      <w:ins w:id="0" w:author="Tomorow" w:date="2016-01-02T10:04:00Z">
        <w:r w:rsidRPr="002C025C">
          <w:rPr>
            <w:sz w:val="22"/>
            <w:szCs w:val="22"/>
            <w:lang w:val="nl-NL"/>
          </w:rPr>
          <w:t xml:space="preserve">Các </w:t>
        </w:r>
      </w:ins>
      <w:ins w:id="1" w:author="Tomorow" w:date="2016-01-02T10:06:00Z">
        <w:r w:rsidRPr="002C025C">
          <w:rPr>
            <w:sz w:val="22"/>
            <w:szCs w:val="22"/>
            <w:lang w:val="nl-NL"/>
          </w:rPr>
          <w:t xml:space="preserve">chế độ </w:t>
        </w:r>
      </w:ins>
      <w:r w:rsidRPr="002C025C">
        <w:rPr>
          <w:sz w:val="22"/>
          <w:szCs w:val="22"/>
          <w:lang w:val="nl-NL"/>
        </w:rPr>
        <w:t>liên quan đến</w:t>
      </w:r>
      <w:ins w:id="2" w:author="Tomorow" w:date="2016-01-02T10:06:00Z">
        <w:r w:rsidRPr="002C025C">
          <w:rPr>
            <w:sz w:val="22"/>
            <w:szCs w:val="22"/>
            <w:lang w:val="nl-NL"/>
          </w:rPr>
          <w:t xml:space="preserve"> tiền thưởng</w:t>
        </w:r>
      </w:ins>
      <w:r w:rsidRPr="002C025C">
        <w:rPr>
          <w:sz w:val="22"/>
          <w:szCs w:val="22"/>
          <w:lang w:val="nl-NL"/>
        </w:rPr>
        <w:t xml:space="preserve"> và khoản </w:t>
      </w:r>
      <w:ins w:id="3" w:author="Tomorow" w:date="2016-01-02T10:07:00Z">
        <w:r w:rsidRPr="002C025C">
          <w:rPr>
            <w:sz w:val="22"/>
            <w:szCs w:val="22"/>
            <w:lang w:val="nl-NL"/>
          </w:rPr>
          <w:t>hỗ trợ khác được thỏa thuận</w:t>
        </w:r>
      </w:ins>
      <w:r w:rsidRPr="002C025C">
        <w:rPr>
          <w:sz w:val="22"/>
          <w:szCs w:val="22"/>
          <w:lang w:val="vi-VN"/>
        </w:rPr>
        <w:t xml:space="preserve">  </w:t>
      </w:r>
      <w:r w:rsidRPr="002C025C">
        <w:rPr>
          <w:sz w:val="22"/>
          <w:szCs w:val="22"/>
          <w:lang w:val="nl-NL"/>
        </w:rPr>
        <w:t>như sau:</w:t>
      </w:r>
    </w:p>
    <w:p w14:paraId="797237BC" w14:textId="77777777" w:rsidR="00355C1E" w:rsidRPr="002C025C" w:rsidRDefault="00355C1E" w:rsidP="002C025C">
      <w:pPr>
        <w:tabs>
          <w:tab w:val="left" w:pos="851"/>
        </w:tabs>
        <w:spacing w:after="0" w:line="276" w:lineRule="auto"/>
        <w:ind w:firstLine="0"/>
        <w:contextualSpacing/>
        <w:mirrorIndents/>
        <w:rPr>
          <w:sz w:val="22"/>
          <w:szCs w:val="22"/>
          <w:lang w:val="nl-NL"/>
        </w:rPr>
      </w:pPr>
    </w:p>
    <w:tbl>
      <w:tblPr>
        <w:tblW w:w="10255" w:type="dxa"/>
        <w:tblLook w:val="04A0" w:firstRow="1" w:lastRow="0" w:firstColumn="1" w:lastColumn="0" w:noHBand="0" w:noVBand="1"/>
      </w:tblPr>
      <w:tblGrid>
        <w:gridCol w:w="7293"/>
        <w:gridCol w:w="4010"/>
      </w:tblGrid>
      <w:tr w:rsidR="00BF518C" w:rsidRPr="002C025C" w14:paraId="2354B939" w14:textId="77777777" w:rsidTr="00450C43">
        <w:trPr>
          <w:trHeight w:val="300"/>
          <w:tblHeader/>
        </w:trPr>
        <w:tc>
          <w:tcPr>
            <w:tcW w:w="6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967"/>
            <w:noWrap/>
            <w:vAlign w:val="bottom"/>
            <w:hideMark/>
          </w:tcPr>
          <w:p w14:paraId="2354B936" w14:textId="77777777" w:rsidR="00BF518C" w:rsidRPr="002C025C" w:rsidRDefault="00BF518C" w:rsidP="002C025C">
            <w:pPr>
              <w:spacing w:after="0" w:line="276" w:lineRule="auto"/>
              <w:contextualSpacing/>
              <w:mirrorIndents/>
              <w:rPr>
                <w:color w:val="FFFFFF"/>
                <w:sz w:val="22"/>
                <w:szCs w:val="22"/>
              </w:rPr>
            </w:pPr>
            <w:proofErr w:type="spellStart"/>
            <w:r w:rsidRPr="002C025C">
              <w:rPr>
                <w:color w:val="FFFFFF"/>
                <w:sz w:val="22"/>
                <w:szCs w:val="22"/>
              </w:rPr>
              <w:t>Nội</w:t>
            </w:r>
            <w:proofErr w:type="spellEnd"/>
            <w:r w:rsidRPr="002C025C">
              <w:rPr>
                <w:color w:val="FFFFFF"/>
                <w:sz w:val="22"/>
                <w:szCs w:val="22"/>
              </w:rPr>
              <w:t xml:space="preserve"> Dung</w:t>
            </w:r>
          </w:p>
        </w:tc>
        <w:tc>
          <w:tcPr>
            <w:tcW w:w="3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967"/>
            <w:noWrap/>
            <w:vAlign w:val="bottom"/>
            <w:hideMark/>
          </w:tcPr>
          <w:p w14:paraId="2354B938" w14:textId="77777777" w:rsidR="00BF518C" w:rsidRPr="002C025C" w:rsidRDefault="00BF518C" w:rsidP="002C025C">
            <w:pPr>
              <w:spacing w:after="0" w:line="276" w:lineRule="auto"/>
              <w:contextualSpacing/>
              <w:mirrorIndents/>
              <w:rPr>
                <w:color w:val="FFFFFF"/>
                <w:sz w:val="22"/>
                <w:szCs w:val="22"/>
              </w:rPr>
            </w:pPr>
            <w:proofErr w:type="spellStart"/>
            <w:r w:rsidRPr="002C025C">
              <w:rPr>
                <w:color w:val="FFFFFF"/>
                <w:sz w:val="22"/>
                <w:szCs w:val="22"/>
              </w:rPr>
              <w:t>Ghi</w:t>
            </w:r>
            <w:proofErr w:type="spellEnd"/>
            <w:r w:rsidRPr="002C025C">
              <w:rPr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2C025C">
              <w:rPr>
                <w:color w:val="FFFFFF"/>
                <w:sz w:val="22"/>
                <w:szCs w:val="22"/>
              </w:rPr>
              <w:t>Chú</w:t>
            </w:r>
            <w:proofErr w:type="spellEnd"/>
          </w:p>
        </w:tc>
      </w:tr>
      <w:tr w:rsidR="007A2E29" w:rsidRPr="002C025C" w14:paraId="2354B93E" w14:textId="77777777" w:rsidTr="007A2E29">
        <w:trPr>
          <w:cantSplit/>
          <w:trHeight w:val="397"/>
        </w:trPr>
        <w:tc>
          <w:tcPr>
            <w:tcW w:w="10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4B93D" w14:textId="36A152F0" w:rsidR="007A2E29" w:rsidRPr="002C025C" w:rsidRDefault="007A2E29" w:rsidP="007A2E29">
            <w:pPr>
              <w:spacing w:after="0" w:line="276" w:lineRule="auto"/>
              <w:contextualSpacing/>
              <w:mirrorIndents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cs="Arial"/>
              </w:rPr>
              <w:t>{%tr for line in</w:t>
            </w:r>
            <w:r>
              <w:rPr>
                <w:rFonts w:cs="Arial"/>
                <w:lang w:val="vi-VN"/>
              </w:rPr>
              <w:t xml:space="preserve"> </w:t>
            </w:r>
            <w:r w:rsidR="002E0BC7" w:rsidRPr="002E0BC7">
              <w:rPr>
                <w:rFonts w:cs="Arial"/>
                <w:lang w:val="vi-VN"/>
              </w:rPr>
              <w:t xml:space="preserve">['hra', 'da', 'travel_allowance', 'meal_allowance', 'medical_allowance', 'mobile_allowance', 'other_allowance'] </w:t>
            </w:r>
            <w:r>
              <w:rPr>
                <w:rFonts w:cs="Arial"/>
              </w:rPr>
              <w:t>%}</w:t>
            </w:r>
          </w:p>
        </w:tc>
      </w:tr>
      <w:tr w:rsidR="00BF518C" w:rsidRPr="002C025C" w14:paraId="2354B943" w14:textId="77777777" w:rsidTr="00450C43">
        <w:trPr>
          <w:cantSplit/>
          <w:trHeight w:val="397"/>
        </w:trPr>
        <w:tc>
          <w:tcPr>
            <w:tcW w:w="6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54B940" w14:textId="23A85CA1" w:rsidR="00BF518C" w:rsidRPr="002C025C" w:rsidRDefault="007A2E29" w:rsidP="002C025C">
            <w:pPr>
              <w:spacing w:after="0" w:line="276" w:lineRule="auto"/>
              <w:ind w:firstLine="0"/>
              <w:contextualSpacing/>
              <w:mirrorIndents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{{</w:t>
            </w:r>
            <w:proofErr w:type="gramStart"/>
            <w:r w:rsidR="002E0BC7">
              <w:rPr>
                <w:color w:val="000000"/>
                <w:sz w:val="22"/>
                <w:szCs w:val="22"/>
              </w:rPr>
              <w:t>object.with</w:t>
            </w:r>
            <w:proofErr w:type="gramEnd"/>
            <w:r w:rsidR="002E0BC7">
              <w:rPr>
                <w:color w:val="000000"/>
                <w:sz w:val="22"/>
                <w:szCs w:val="22"/>
              </w:rPr>
              <w:t>_context(lang=user.lang)</w:t>
            </w:r>
            <w:r>
              <w:rPr>
                <w:color w:val="000000"/>
                <w:sz w:val="22"/>
                <w:szCs w:val="22"/>
              </w:rPr>
              <w:t>.</w:t>
            </w:r>
            <w:r w:rsidR="002E0BC7">
              <w:rPr>
                <w:color w:val="000000"/>
                <w:sz w:val="22"/>
                <w:szCs w:val="22"/>
              </w:rPr>
              <w:t>fields_get([line]).get(line).get(‘string’)</w:t>
            </w:r>
            <w:r>
              <w:rPr>
                <w:color w:val="000000"/>
                <w:sz w:val="22"/>
                <w:szCs w:val="22"/>
              </w:rPr>
              <w:t>}}</w:t>
            </w:r>
          </w:p>
        </w:tc>
        <w:tc>
          <w:tcPr>
            <w:tcW w:w="3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4B942" w14:textId="74116D90" w:rsidR="00BF518C" w:rsidRPr="002C025C" w:rsidRDefault="00BF518C" w:rsidP="002C025C">
            <w:pPr>
              <w:spacing w:after="0" w:line="276" w:lineRule="auto"/>
              <w:contextualSpacing/>
              <w:mirrorIndents/>
              <w:rPr>
                <w:color w:val="000000"/>
                <w:sz w:val="22"/>
                <w:szCs w:val="22"/>
              </w:rPr>
            </w:pPr>
            <w:r w:rsidRPr="002C025C">
              <w:rPr>
                <w:color w:val="000000"/>
                <w:sz w:val="22"/>
                <w:szCs w:val="22"/>
              </w:rPr>
              <w:t> </w:t>
            </w:r>
            <w:r w:rsidR="00961B06">
              <w:rPr>
                <w:color w:val="000000"/>
                <w:sz w:val="22"/>
                <w:szCs w:val="22"/>
              </w:rPr>
              <w:t>{{</w:t>
            </w:r>
            <w:proofErr w:type="spellStart"/>
            <w:proofErr w:type="gramStart"/>
            <w:r w:rsidR="002E0BC7">
              <w:rPr>
                <w:color w:val="000000"/>
                <w:sz w:val="22"/>
                <w:szCs w:val="22"/>
              </w:rPr>
              <w:t>object.place</w:t>
            </w:r>
            <w:proofErr w:type="gramEnd"/>
            <w:r w:rsidR="002E0BC7">
              <w:rPr>
                <w:color w:val="000000"/>
                <w:sz w:val="22"/>
                <w:szCs w:val="22"/>
              </w:rPr>
              <w:t>_int_value</w:t>
            </w:r>
            <w:proofErr w:type="spellEnd"/>
            <w:r w:rsidR="002E0BC7">
              <w:rPr>
                <w:color w:val="000000"/>
                <w:sz w:val="22"/>
                <w:szCs w:val="22"/>
              </w:rPr>
              <w:t>(object[line])</w:t>
            </w:r>
            <w:r w:rsidR="00961B06">
              <w:rPr>
                <w:color w:val="000000"/>
                <w:sz w:val="22"/>
                <w:szCs w:val="22"/>
              </w:rPr>
              <w:t>}}</w:t>
            </w:r>
          </w:p>
        </w:tc>
      </w:tr>
      <w:tr w:rsidR="007A2E29" w:rsidRPr="002C025C" w14:paraId="2354B948" w14:textId="77777777" w:rsidTr="007A2E29">
        <w:trPr>
          <w:cantSplit/>
          <w:trHeight w:val="397"/>
        </w:trPr>
        <w:tc>
          <w:tcPr>
            <w:tcW w:w="10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4B947" w14:textId="331F48E9" w:rsidR="007A2E29" w:rsidRPr="002C025C" w:rsidRDefault="007A2E29" w:rsidP="007A2E29">
            <w:pPr>
              <w:spacing w:after="0" w:line="276" w:lineRule="auto"/>
              <w:contextualSpacing/>
              <w:mirrorIndents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cs="Segoe UI"/>
                <w:color w:val="212529"/>
                <w:shd w:val="clear" w:color="auto" w:fill="FFFFFF"/>
              </w:rPr>
              <w:t xml:space="preserve">{%tr </w:t>
            </w:r>
            <w:proofErr w:type="spellStart"/>
            <w:r>
              <w:rPr>
                <w:rFonts w:cs="Segoe UI"/>
                <w:color w:val="212529"/>
                <w:shd w:val="clear" w:color="auto" w:fill="FFFFFF"/>
              </w:rPr>
              <w:t>endfor</w:t>
            </w:r>
            <w:proofErr w:type="spellEnd"/>
            <w:r>
              <w:rPr>
                <w:rFonts w:cs="Segoe UI"/>
                <w:color w:val="212529"/>
                <w:shd w:val="clear" w:color="auto" w:fill="FFFFFF"/>
              </w:rPr>
              <w:t xml:space="preserve"> %}</w:t>
            </w:r>
          </w:p>
        </w:tc>
      </w:tr>
    </w:tbl>
    <w:p w14:paraId="492CC658" w14:textId="77777777" w:rsidR="00355C1E" w:rsidRPr="002C025C" w:rsidRDefault="00355C1E" w:rsidP="00BB5207">
      <w:pPr>
        <w:pStyle w:val="Than"/>
        <w:spacing w:before="0" w:line="276" w:lineRule="auto"/>
        <w:ind w:firstLine="0"/>
        <w:contextualSpacing/>
        <w:mirrorIndents/>
        <w:rPr>
          <w:rFonts w:ascii="Times New Roman" w:hAnsi="Times New Roman"/>
          <w:b/>
          <w:sz w:val="22"/>
          <w:szCs w:val="22"/>
        </w:rPr>
      </w:pPr>
    </w:p>
    <w:p w14:paraId="2354B95E" w14:textId="77777777" w:rsidR="00915BFA" w:rsidRPr="002C025C" w:rsidRDefault="00915BFA" w:rsidP="00A608B9">
      <w:pPr>
        <w:pStyle w:val="Than"/>
        <w:numPr>
          <w:ilvl w:val="0"/>
          <w:numId w:val="25"/>
        </w:numPr>
        <w:spacing w:before="0" w:line="276" w:lineRule="auto"/>
        <w:contextualSpacing/>
        <w:mirrorIndents/>
        <w:rPr>
          <w:rFonts w:ascii="Times New Roman" w:hAnsi="Times New Roman"/>
          <w:b/>
          <w:sz w:val="22"/>
          <w:szCs w:val="22"/>
        </w:rPr>
      </w:pPr>
      <w:proofErr w:type="spellStart"/>
      <w:r w:rsidRPr="002C025C">
        <w:rPr>
          <w:rFonts w:ascii="Times New Roman" w:hAnsi="Times New Roman"/>
          <w:b/>
          <w:sz w:val="22"/>
          <w:szCs w:val="22"/>
        </w:rPr>
        <w:t>Hiệu</w:t>
      </w:r>
      <w:proofErr w:type="spellEnd"/>
      <w:r w:rsidRPr="002C025C">
        <w:rPr>
          <w:rFonts w:ascii="Times New Roman" w:hAnsi="Times New Roman"/>
          <w:b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b/>
          <w:sz w:val="22"/>
          <w:szCs w:val="22"/>
        </w:rPr>
        <w:t>lực</w:t>
      </w:r>
      <w:proofErr w:type="spellEnd"/>
      <w:r w:rsidRPr="002C025C">
        <w:rPr>
          <w:rFonts w:ascii="Times New Roman" w:hAnsi="Times New Roman"/>
          <w:b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b/>
          <w:sz w:val="22"/>
          <w:szCs w:val="22"/>
        </w:rPr>
        <w:t>thi</w:t>
      </w:r>
      <w:proofErr w:type="spellEnd"/>
      <w:r w:rsidRPr="002C025C">
        <w:rPr>
          <w:rFonts w:ascii="Times New Roman" w:hAnsi="Times New Roman"/>
          <w:b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b/>
          <w:sz w:val="22"/>
          <w:szCs w:val="22"/>
        </w:rPr>
        <w:t>hành</w:t>
      </w:r>
      <w:proofErr w:type="spellEnd"/>
      <w:r w:rsidRPr="002C025C">
        <w:rPr>
          <w:rFonts w:ascii="Times New Roman" w:hAnsi="Times New Roman"/>
          <w:b/>
          <w:sz w:val="22"/>
          <w:szCs w:val="22"/>
        </w:rPr>
        <w:t>:</w:t>
      </w:r>
    </w:p>
    <w:p w14:paraId="2354B95F" w14:textId="6673A766" w:rsidR="00915BFA" w:rsidRPr="002C025C" w:rsidRDefault="00915BFA" w:rsidP="002C025C">
      <w:pPr>
        <w:pStyle w:val="Than"/>
        <w:spacing w:before="0" w:line="276" w:lineRule="auto"/>
        <w:ind w:firstLine="0"/>
        <w:contextualSpacing/>
        <w:mirrorIndents/>
        <w:rPr>
          <w:rFonts w:ascii="Times New Roman" w:hAnsi="Times New Roman"/>
          <w:sz w:val="22"/>
          <w:szCs w:val="22"/>
          <w:lang w:val="en-US"/>
        </w:rPr>
      </w:pPr>
      <w:proofErr w:type="spellStart"/>
      <w:r w:rsidRPr="002C025C">
        <w:rPr>
          <w:rFonts w:ascii="Times New Roman" w:hAnsi="Times New Roman"/>
          <w:sz w:val="22"/>
          <w:szCs w:val="22"/>
        </w:rPr>
        <w:t>Phụ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lục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Hợp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đồng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C35608">
        <w:rPr>
          <w:rFonts w:ascii="Times New Roman" w:hAnsi="Times New Roman"/>
          <w:sz w:val="22"/>
          <w:szCs w:val="22"/>
        </w:rPr>
        <w:t>lao</w:t>
      </w:r>
      <w:proofErr w:type="spellEnd"/>
      <w:r w:rsidR="00C35608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C35608">
        <w:rPr>
          <w:rFonts w:ascii="Times New Roman" w:hAnsi="Times New Roman"/>
          <w:sz w:val="22"/>
          <w:szCs w:val="22"/>
        </w:rPr>
        <w:t>động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này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có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hiệu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lực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từ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ngày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r w:rsidR="00324E9C">
        <w:rPr>
          <w:rFonts w:ascii="Times New Roman" w:hAnsi="Times New Roman"/>
          <w:sz w:val="22"/>
          <w:szCs w:val="22"/>
        </w:rPr>
        <w:t xml:space="preserve">{% if </w:t>
      </w:r>
      <w:proofErr w:type="spellStart"/>
      <w:proofErr w:type="gramStart"/>
      <w:r w:rsidR="00324E9C">
        <w:rPr>
          <w:rFonts w:ascii="Times New Roman" w:hAnsi="Times New Roman"/>
          <w:sz w:val="22"/>
          <w:szCs w:val="22"/>
        </w:rPr>
        <w:t>object.date</w:t>
      </w:r>
      <w:proofErr w:type="gramEnd"/>
      <w:r w:rsidR="00324E9C">
        <w:rPr>
          <w:rFonts w:ascii="Times New Roman" w:hAnsi="Times New Roman"/>
          <w:sz w:val="22"/>
          <w:szCs w:val="22"/>
        </w:rPr>
        <w:t>_start</w:t>
      </w:r>
      <w:proofErr w:type="spellEnd"/>
      <w:r w:rsidR="00324E9C">
        <w:rPr>
          <w:rFonts w:ascii="Times New Roman" w:hAnsi="Times New Roman"/>
          <w:sz w:val="22"/>
          <w:szCs w:val="22"/>
        </w:rPr>
        <w:t xml:space="preserve"> %}</w:t>
      </w:r>
      <w:r w:rsidR="00961B06">
        <w:rPr>
          <w:rFonts w:ascii="Times New Roman" w:hAnsi="Times New Roman"/>
          <w:sz w:val="22"/>
          <w:szCs w:val="22"/>
          <w:lang w:val="en-US"/>
        </w:rPr>
        <w:t>{{</w:t>
      </w:r>
      <w:proofErr w:type="spellStart"/>
      <w:r w:rsidR="002E0BC7">
        <w:rPr>
          <w:rFonts w:ascii="Times New Roman" w:hAnsi="Times New Roman"/>
          <w:sz w:val="22"/>
          <w:szCs w:val="22"/>
          <w:lang w:val="en-US"/>
        </w:rPr>
        <w:t>object.date_start.strftime</w:t>
      </w:r>
      <w:proofErr w:type="spellEnd"/>
      <w:r w:rsidR="002E0BC7">
        <w:rPr>
          <w:rFonts w:ascii="Times New Roman" w:hAnsi="Times New Roman"/>
          <w:sz w:val="22"/>
          <w:szCs w:val="22"/>
          <w:lang w:val="en-US"/>
        </w:rPr>
        <w:t>(‘%d/%m/%Y</w:t>
      </w:r>
      <w:r w:rsidR="00874E80">
        <w:rPr>
          <w:rFonts w:ascii="Times New Roman" w:hAnsi="Times New Roman"/>
          <w:sz w:val="22"/>
          <w:szCs w:val="22"/>
          <w:lang w:val="en-US"/>
        </w:rPr>
        <w:t>’</w:t>
      </w:r>
      <w:r w:rsidR="002E0BC7">
        <w:rPr>
          <w:rFonts w:ascii="Times New Roman" w:hAnsi="Times New Roman"/>
          <w:sz w:val="22"/>
          <w:szCs w:val="22"/>
          <w:lang w:val="en-US"/>
        </w:rPr>
        <w:t>)</w:t>
      </w:r>
      <w:r w:rsidR="00961B06">
        <w:rPr>
          <w:rFonts w:ascii="Times New Roman" w:hAnsi="Times New Roman"/>
          <w:sz w:val="22"/>
          <w:szCs w:val="22"/>
          <w:lang w:val="en-US"/>
        </w:rPr>
        <w:t>}}</w:t>
      </w:r>
      <w:r w:rsidR="00324E9C">
        <w:rPr>
          <w:rFonts w:ascii="Times New Roman" w:hAnsi="Times New Roman"/>
          <w:sz w:val="22"/>
          <w:szCs w:val="22"/>
          <w:lang w:val="en-US"/>
        </w:rPr>
        <w:t>{% endif %}</w:t>
      </w:r>
    </w:p>
    <w:p w14:paraId="2354B960" w14:textId="4F8AE13E" w:rsidR="00915BFA" w:rsidRPr="002C025C" w:rsidRDefault="00915BFA" w:rsidP="002C025C">
      <w:pPr>
        <w:pStyle w:val="Than"/>
        <w:spacing w:before="0" w:line="276" w:lineRule="auto"/>
        <w:ind w:firstLine="0"/>
        <w:contextualSpacing/>
        <w:mirrorIndents/>
        <w:rPr>
          <w:rFonts w:ascii="Times New Roman" w:hAnsi="Times New Roman"/>
          <w:sz w:val="22"/>
          <w:szCs w:val="22"/>
        </w:rPr>
      </w:pPr>
      <w:proofErr w:type="spellStart"/>
      <w:r w:rsidRPr="002C025C">
        <w:rPr>
          <w:rFonts w:ascii="Times New Roman" w:hAnsi="Times New Roman"/>
          <w:sz w:val="22"/>
          <w:szCs w:val="22"/>
        </w:rPr>
        <w:lastRenderedPageBreak/>
        <w:t>Phụ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lục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này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là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một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bộ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phận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của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Hợp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đồng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C35608">
        <w:rPr>
          <w:rFonts w:ascii="Times New Roman" w:hAnsi="Times New Roman"/>
          <w:sz w:val="22"/>
          <w:szCs w:val="22"/>
        </w:rPr>
        <w:t>lao</w:t>
      </w:r>
      <w:proofErr w:type="spellEnd"/>
      <w:r w:rsidR="00C35608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C35608">
        <w:rPr>
          <w:rFonts w:ascii="Times New Roman" w:hAnsi="Times New Roman"/>
          <w:sz w:val="22"/>
          <w:szCs w:val="22"/>
        </w:rPr>
        <w:t>động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và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được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làm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thành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hai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bản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có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giá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trị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như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nhau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2C025C">
        <w:rPr>
          <w:rFonts w:ascii="Times New Roman" w:hAnsi="Times New Roman"/>
          <w:sz w:val="22"/>
          <w:szCs w:val="22"/>
        </w:rPr>
        <w:t>mỗi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bên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giữ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một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bản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2C025C">
        <w:rPr>
          <w:rFonts w:ascii="Times New Roman" w:hAnsi="Times New Roman"/>
          <w:sz w:val="22"/>
          <w:szCs w:val="22"/>
        </w:rPr>
        <w:t>Các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nội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dung </w:t>
      </w:r>
      <w:proofErr w:type="spellStart"/>
      <w:r w:rsidRPr="002C025C">
        <w:rPr>
          <w:rFonts w:ascii="Times New Roman" w:hAnsi="Times New Roman"/>
          <w:sz w:val="22"/>
          <w:szCs w:val="22"/>
        </w:rPr>
        <w:t>khác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không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thay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đổi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của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Hợp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đồng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C35608">
        <w:rPr>
          <w:rFonts w:ascii="Times New Roman" w:hAnsi="Times New Roman"/>
          <w:sz w:val="22"/>
          <w:szCs w:val="22"/>
        </w:rPr>
        <w:t>lao</w:t>
      </w:r>
      <w:proofErr w:type="spellEnd"/>
      <w:r w:rsidR="00C35608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C35608">
        <w:rPr>
          <w:rFonts w:ascii="Times New Roman" w:hAnsi="Times New Roman"/>
          <w:sz w:val="22"/>
          <w:szCs w:val="22"/>
        </w:rPr>
        <w:t>động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vẫn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giữ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nguyên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giá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trị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pháp</w:t>
      </w:r>
      <w:proofErr w:type="spellEnd"/>
      <w:r w:rsidRPr="002C025C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C025C">
        <w:rPr>
          <w:rFonts w:ascii="Times New Roman" w:hAnsi="Times New Roman"/>
          <w:sz w:val="22"/>
          <w:szCs w:val="22"/>
        </w:rPr>
        <w:t>lý</w:t>
      </w:r>
      <w:proofErr w:type="spellEnd"/>
      <w:r w:rsidRPr="002C025C">
        <w:rPr>
          <w:rFonts w:ascii="Times New Roman" w:hAnsi="Times New Roman"/>
          <w:sz w:val="22"/>
          <w:szCs w:val="22"/>
        </w:rPr>
        <w:t>.</w:t>
      </w:r>
    </w:p>
    <w:p w14:paraId="13A9F911" w14:textId="77777777" w:rsidR="00AB46D1" w:rsidRPr="002C025C" w:rsidRDefault="00AB46D1" w:rsidP="002C025C">
      <w:pPr>
        <w:pStyle w:val="Than"/>
        <w:spacing w:before="0" w:line="276" w:lineRule="auto"/>
        <w:ind w:left="720" w:firstLine="0"/>
        <w:contextualSpacing/>
        <w:mirrorIndents/>
        <w:rPr>
          <w:rFonts w:ascii="Times New Roman" w:hAnsi="Times New Roman"/>
          <w:sz w:val="22"/>
          <w:szCs w:val="22"/>
        </w:rPr>
      </w:pPr>
    </w:p>
    <w:p w14:paraId="5BAE6FDE" w14:textId="77777777" w:rsidR="004B0A7F" w:rsidRDefault="004B0A7F" w:rsidP="00BB5207">
      <w:pPr>
        <w:pStyle w:val="Than"/>
        <w:spacing w:before="0" w:line="276" w:lineRule="auto"/>
        <w:contextualSpacing/>
        <w:mirrorIndents/>
        <w:rPr>
          <w:rFonts w:ascii="Times New Roman" w:hAnsi="Times New Roman"/>
          <w:b/>
          <w:sz w:val="22"/>
          <w:szCs w:val="22"/>
        </w:rPr>
        <w:sectPr w:rsidR="004B0A7F" w:rsidSect="001A0E66">
          <w:headerReference w:type="default" r:id="rId8"/>
          <w:footerReference w:type="default" r:id="rId9"/>
          <w:pgSz w:w="12240" w:h="15840" w:code="1"/>
          <w:pgMar w:top="1701" w:right="1134" w:bottom="567" w:left="1418" w:header="737" w:footer="454" w:gutter="0"/>
          <w:pgNumType w:start="1"/>
          <w:cols w:space="720"/>
          <w:docGrid w:linePitch="381"/>
        </w:sectPr>
      </w:pPr>
    </w:p>
    <w:p w14:paraId="25E91235" w14:textId="0E7F4A4A" w:rsidR="009F49DA" w:rsidRDefault="00AB46D1" w:rsidP="009F49DA">
      <w:pPr>
        <w:pStyle w:val="Than"/>
        <w:spacing w:before="0" w:line="276" w:lineRule="auto"/>
        <w:contextualSpacing/>
        <w:mirrorIndents/>
        <w:rPr>
          <w:rFonts w:ascii="Times New Roman" w:hAnsi="Times New Roman"/>
          <w:b/>
          <w:sz w:val="22"/>
          <w:szCs w:val="22"/>
          <w:lang w:val="nl-NL"/>
        </w:rPr>
      </w:pPr>
      <w:r w:rsidRPr="002C025C">
        <w:rPr>
          <w:rFonts w:ascii="Times New Roman" w:hAnsi="Times New Roman"/>
          <w:b/>
          <w:sz w:val="22"/>
          <w:szCs w:val="22"/>
        </w:rPr>
        <w:t xml:space="preserve"> </w:t>
      </w:r>
      <w:r w:rsidR="00915BFA" w:rsidRPr="002C025C">
        <w:rPr>
          <w:rFonts w:ascii="Times New Roman" w:hAnsi="Times New Roman"/>
          <w:b/>
          <w:sz w:val="22"/>
          <w:szCs w:val="22"/>
        </w:rPr>
        <w:t>NGƯỜI</w:t>
      </w:r>
      <w:r w:rsidR="00915BFA" w:rsidRPr="002C025C">
        <w:rPr>
          <w:rFonts w:ascii="Times New Roman" w:hAnsi="Times New Roman"/>
          <w:b/>
          <w:sz w:val="22"/>
          <w:szCs w:val="22"/>
          <w:lang w:val="vi-VN"/>
        </w:rPr>
        <w:t xml:space="preserve"> </w:t>
      </w:r>
      <w:r w:rsidR="00915BFA" w:rsidRPr="002C025C">
        <w:rPr>
          <w:rFonts w:ascii="Times New Roman" w:hAnsi="Times New Roman"/>
          <w:b/>
          <w:sz w:val="22"/>
          <w:szCs w:val="22"/>
        </w:rPr>
        <w:t>LAO ĐỘNG</w:t>
      </w:r>
      <w:r w:rsidR="00915BFA" w:rsidRPr="002C025C">
        <w:rPr>
          <w:rFonts w:ascii="Times New Roman" w:hAnsi="Times New Roman"/>
          <w:b/>
          <w:sz w:val="22"/>
          <w:szCs w:val="22"/>
        </w:rPr>
        <w:tab/>
      </w:r>
      <w:r w:rsidR="00915BFA" w:rsidRPr="002C025C">
        <w:rPr>
          <w:rFonts w:ascii="Times New Roman" w:hAnsi="Times New Roman"/>
          <w:b/>
          <w:sz w:val="22"/>
          <w:szCs w:val="22"/>
        </w:rPr>
        <w:tab/>
      </w:r>
      <w:r w:rsidR="00915BFA" w:rsidRPr="002C025C">
        <w:rPr>
          <w:rFonts w:ascii="Times New Roman" w:hAnsi="Times New Roman"/>
          <w:b/>
          <w:sz w:val="22"/>
          <w:szCs w:val="22"/>
          <w:lang w:val="vi-VN"/>
        </w:rPr>
        <w:t xml:space="preserve">                         </w:t>
      </w:r>
      <w:r w:rsidR="008152F8" w:rsidRPr="002C025C">
        <w:rPr>
          <w:rFonts w:ascii="Times New Roman" w:hAnsi="Times New Roman"/>
          <w:b/>
          <w:sz w:val="22"/>
          <w:szCs w:val="22"/>
          <w:lang w:val="vi-VN"/>
        </w:rPr>
        <w:tab/>
      </w:r>
      <w:r w:rsidR="00ED272F">
        <w:rPr>
          <w:rFonts w:ascii="Times New Roman" w:hAnsi="Times New Roman"/>
          <w:b/>
          <w:sz w:val="22"/>
          <w:szCs w:val="22"/>
        </w:rPr>
        <w:t xml:space="preserve"> </w:t>
      </w:r>
      <w:r w:rsidR="00915BFA" w:rsidRPr="002C025C">
        <w:rPr>
          <w:rFonts w:ascii="Times New Roman" w:hAnsi="Times New Roman"/>
          <w:b/>
          <w:sz w:val="22"/>
          <w:szCs w:val="22"/>
          <w:lang w:val="nl-NL"/>
        </w:rPr>
        <w:t>NGƯỜI</w:t>
      </w:r>
      <w:r w:rsidR="00915BFA" w:rsidRPr="002C025C">
        <w:rPr>
          <w:rFonts w:ascii="Times New Roman" w:hAnsi="Times New Roman"/>
          <w:b/>
          <w:sz w:val="22"/>
          <w:szCs w:val="22"/>
          <w:lang w:val="vi-VN"/>
        </w:rPr>
        <w:t xml:space="preserve"> SỬ DỤNG</w:t>
      </w:r>
      <w:r w:rsidR="00915BFA" w:rsidRPr="002C025C">
        <w:rPr>
          <w:rFonts w:ascii="Times New Roman" w:hAnsi="Times New Roman"/>
          <w:b/>
          <w:sz w:val="22"/>
          <w:szCs w:val="22"/>
          <w:lang w:val="nl-NL"/>
        </w:rPr>
        <w:t xml:space="preserve"> LAO ĐỘNG</w:t>
      </w:r>
    </w:p>
    <w:p w14:paraId="4451B5BA" w14:textId="77777777" w:rsidR="001E0604" w:rsidRDefault="001E0604" w:rsidP="009F49DA">
      <w:pPr>
        <w:pStyle w:val="Than"/>
        <w:spacing w:before="0" w:line="276" w:lineRule="auto"/>
        <w:contextualSpacing/>
        <w:mirrorIndents/>
        <w:rPr>
          <w:rFonts w:ascii="Times New Roman" w:hAnsi="Times New Roman"/>
          <w:sz w:val="22"/>
          <w:szCs w:val="22"/>
          <w:lang w:val="vi-VN"/>
        </w:rPr>
      </w:pPr>
    </w:p>
    <w:p w14:paraId="5F86446F" w14:textId="4EDAE523" w:rsidR="001E0604" w:rsidRPr="001E0604" w:rsidRDefault="001E0604" w:rsidP="001E0604">
      <w:pPr>
        <w:pStyle w:val="Than"/>
        <w:spacing w:before="0" w:line="276" w:lineRule="auto"/>
        <w:ind w:left="3258"/>
        <w:contextualSpacing/>
        <w:mirrorIndents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13B1C21A" w14:textId="77777777" w:rsidR="001E0604" w:rsidRDefault="001E0604" w:rsidP="001E0604">
      <w:pPr>
        <w:pStyle w:val="Than"/>
        <w:spacing w:before="0" w:line="276" w:lineRule="auto"/>
        <w:ind w:firstLine="0"/>
        <w:contextualSpacing/>
        <w:mirrorIndents/>
        <w:rPr>
          <w:rFonts w:ascii="Times New Roman" w:hAnsi="Times New Roman"/>
          <w:b/>
          <w:bCs/>
          <w:sz w:val="28"/>
          <w:szCs w:val="28"/>
        </w:rPr>
      </w:pPr>
    </w:p>
    <w:p w14:paraId="7E38CE62" w14:textId="386EF4CA" w:rsidR="005B0417" w:rsidRPr="009F49DA" w:rsidRDefault="005B0417" w:rsidP="001E0604">
      <w:pPr>
        <w:pStyle w:val="Than"/>
        <w:spacing w:before="0" w:line="276" w:lineRule="auto"/>
        <w:ind w:firstLine="0"/>
        <w:contextualSpacing/>
        <w:mirrorIndents/>
        <w:jc w:val="center"/>
        <w:rPr>
          <w:rFonts w:ascii="Times New Roman" w:hAnsi="Times New Roman"/>
          <w:sz w:val="22"/>
          <w:szCs w:val="22"/>
          <w:lang w:val="vi-VN"/>
        </w:rPr>
      </w:pPr>
      <w:r w:rsidRPr="00ED272F">
        <w:rPr>
          <w:rFonts w:ascii="Times New Roman" w:hAnsi="Times New Roman"/>
          <w:b/>
          <w:bCs/>
          <w:sz w:val="28"/>
          <w:szCs w:val="28"/>
        </w:rPr>
        <w:t>BẢN CAM KẾT</w:t>
      </w:r>
    </w:p>
    <w:p w14:paraId="180A3FFF" w14:textId="77777777" w:rsidR="00ED272F" w:rsidRPr="00AC76D1" w:rsidRDefault="00ED272F" w:rsidP="00ED272F">
      <w:pPr>
        <w:pStyle w:val="Than"/>
        <w:spacing w:before="0" w:line="276" w:lineRule="auto"/>
        <w:ind w:left="2833"/>
        <w:contextualSpacing/>
        <w:mirrorIndents/>
        <w:rPr>
          <w:rFonts w:ascii="Times New Roman" w:hAnsi="Times New Roman"/>
          <w:sz w:val="28"/>
          <w:szCs w:val="28"/>
        </w:rPr>
      </w:pPr>
    </w:p>
    <w:p w14:paraId="645293E3" w14:textId="34C0A85C" w:rsidR="005B0417" w:rsidRPr="000C7682" w:rsidRDefault="005B0417" w:rsidP="005B57E9">
      <w:pPr>
        <w:pStyle w:val="Title"/>
        <w:tabs>
          <w:tab w:val="left" w:pos="5652"/>
        </w:tabs>
        <w:spacing w:before="60" w:line="288" w:lineRule="auto"/>
        <w:ind w:right="-144"/>
        <w:jc w:val="both"/>
        <w:rPr>
          <w:rFonts w:ascii="Times New Roman" w:hAnsi="Times New Roman"/>
          <w:b w:val="0"/>
          <w:sz w:val="24"/>
          <w:szCs w:val="24"/>
        </w:rPr>
      </w:pP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Bản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cam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kết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này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được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ký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kết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nhằm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đảm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bảo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Người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lao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động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của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="00971603">
        <w:rPr>
          <w:rFonts w:ascii="Times New Roman" w:hAnsi="Times New Roman"/>
          <w:b w:val="0"/>
          <w:sz w:val="24"/>
          <w:szCs w:val="24"/>
        </w:rPr>
        <w:t>Công</w:t>
      </w:r>
      <w:proofErr w:type="spellEnd"/>
      <w:r w:rsidR="00971603">
        <w:rPr>
          <w:rFonts w:ascii="Times New Roman" w:hAnsi="Times New Roman"/>
          <w:b w:val="0"/>
          <w:sz w:val="24"/>
          <w:szCs w:val="24"/>
        </w:rPr>
        <w:t xml:space="preserve"> ty </w:t>
      </w:r>
      <w:r w:rsidRPr="000C7682">
        <w:rPr>
          <w:rFonts w:ascii="Times New Roman" w:hAnsi="Times New Roman"/>
          <w:b w:val="0"/>
          <w:sz w:val="24"/>
          <w:szCs w:val="24"/>
        </w:rPr>
        <w:t>(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dưới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đây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gọi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là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Công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ty)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đã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đọc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,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hiểu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và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cam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kết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thực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hiện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các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quy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định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,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quy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chế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nội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bộ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của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Công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ty. </w:t>
      </w:r>
    </w:p>
    <w:p w14:paraId="4F006945" w14:textId="77777777" w:rsidR="005B0417" w:rsidRPr="000C7682" w:rsidRDefault="005B0417" w:rsidP="005B57E9">
      <w:pPr>
        <w:pStyle w:val="Title"/>
        <w:tabs>
          <w:tab w:val="left" w:pos="5652"/>
        </w:tabs>
        <w:spacing w:before="60" w:line="288" w:lineRule="auto"/>
        <w:ind w:right="-144"/>
        <w:jc w:val="both"/>
        <w:rPr>
          <w:rFonts w:ascii="Times New Roman" w:hAnsi="Times New Roman"/>
          <w:b w:val="0"/>
          <w:sz w:val="24"/>
          <w:szCs w:val="24"/>
        </w:rPr>
      </w:pPr>
      <w:r w:rsidRPr="000C7682">
        <w:rPr>
          <w:rFonts w:ascii="Times New Roman" w:hAnsi="Times New Roman"/>
          <w:b w:val="0"/>
          <w:sz w:val="24"/>
          <w:szCs w:val="24"/>
        </w:rPr>
        <w:t xml:space="preserve">Theo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đó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,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tôi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,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người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có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tên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dưới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sz w:val="24"/>
          <w:szCs w:val="24"/>
        </w:rPr>
        <w:t>đây</w:t>
      </w:r>
      <w:proofErr w:type="spellEnd"/>
      <w:r w:rsidRPr="000C7682">
        <w:rPr>
          <w:rFonts w:ascii="Times New Roman" w:hAnsi="Times New Roman"/>
          <w:b w:val="0"/>
          <w:sz w:val="24"/>
          <w:szCs w:val="24"/>
        </w:rPr>
        <w:t>:</w:t>
      </w:r>
    </w:p>
    <w:tbl>
      <w:tblPr>
        <w:tblW w:w="173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50"/>
        <w:gridCol w:w="1055"/>
        <w:gridCol w:w="1273"/>
        <w:gridCol w:w="732"/>
        <w:gridCol w:w="2508"/>
        <w:gridCol w:w="12"/>
        <w:gridCol w:w="30"/>
        <w:gridCol w:w="2298"/>
      </w:tblGrid>
      <w:tr w:rsidR="005B0417" w:rsidRPr="000C7682" w14:paraId="0F6E18A3" w14:textId="77777777" w:rsidTr="00A636F2">
        <w:trPr>
          <w:gridAfter w:val="3"/>
          <w:wAfter w:w="2340" w:type="dxa"/>
          <w:trHeight w:val="459"/>
        </w:trPr>
        <w:tc>
          <w:tcPr>
            <w:tcW w:w="15018" w:type="dxa"/>
            <w:gridSpan w:val="5"/>
          </w:tcPr>
          <w:p w14:paraId="5DD354EE" w14:textId="1D41F963" w:rsidR="005B0417" w:rsidRPr="000C7682" w:rsidRDefault="005B0417" w:rsidP="00C63E42">
            <w:pPr>
              <w:spacing w:before="60" w:after="60" w:line="288" w:lineRule="auto"/>
              <w:rPr>
                <w:sz w:val="24"/>
              </w:rPr>
            </w:pPr>
            <w:proofErr w:type="spellStart"/>
            <w:r w:rsidRPr="000C7682">
              <w:rPr>
                <w:b/>
                <w:sz w:val="24"/>
              </w:rPr>
              <w:t>Tên</w:t>
            </w:r>
            <w:proofErr w:type="spellEnd"/>
            <w:r w:rsidRPr="000C7682">
              <w:rPr>
                <w:b/>
                <w:sz w:val="24"/>
              </w:rPr>
              <w:t xml:space="preserve">: </w:t>
            </w:r>
            <w:r w:rsidR="00961B06">
              <w:rPr>
                <w:b/>
                <w:sz w:val="24"/>
              </w:rPr>
              <w:t>{{</w:t>
            </w:r>
            <w:r w:rsidR="002E0BC7">
              <w:rPr>
                <w:b/>
                <w:sz w:val="24"/>
              </w:rPr>
              <w:t>object.name</w:t>
            </w:r>
            <w:r w:rsidR="00961B06">
              <w:rPr>
                <w:b/>
                <w:sz w:val="24"/>
              </w:rPr>
              <w:t>}}</w:t>
            </w:r>
          </w:p>
        </w:tc>
      </w:tr>
      <w:tr w:rsidR="005B0417" w:rsidRPr="000C7682" w14:paraId="0B977701" w14:textId="77777777" w:rsidTr="00A636F2">
        <w:trPr>
          <w:gridAfter w:val="4"/>
          <w:wAfter w:w="4848" w:type="dxa"/>
          <w:trHeight w:val="443"/>
        </w:trPr>
        <w:tc>
          <w:tcPr>
            <w:tcW w:w="9450" w:type="dxa"/>
          </w:tcPr>
          <w:p w14:paraId="16143F66" w14:textId="5F0E7690" w:rsidR="005B0417" w:rsidRDefault="005B0417" w:rsidP="00C63E42">
            <w:pPr>
              <w:spacing w:before="60" w:after="60" w:line="288" w:lineRule="auto"/>
              <w:rPr>
                <w:b/>
                <w:sz w:val="24"/>
              </w:rPr>
            </w:pPr>
            <w:r w:rsidRPr="000C7682">
              <w:rPr>
                <w:b/>
                <w:sz w:val="24"/>
              </w:rPr>
              <w:t xml:space="preserve">Sinh </w:t>
            </w:r>
            <w:proofErr w:type="spellStart"/>
            <w:r w:rsidRPr="000C7682">
              <w:rPr>
                <w:b/>
                <w:sz w:val="24"/>
              </w:rPr>
              <w:t>ngày</w:t>
            </w:r>
            <w:proofErr w:type="spellEnd"/>
            <w:r w:rsidRPr="000C7682">
              <w:rPr>
                <w:b/>
                <w:sz w:val="24"/>
              </w:rPr>
              <w:t xml:space="preserve">: </w:t>
            </w:r>
            <w:r w:rsidR="00324E9C">
              <w:rPr>
                <w:b/>
                <w:sz w:val="24"/>
              </w:rPr>
              <w:t xml:space="preserve">{% if </w:t>
            </w:r>
            <w:proofErr w:type="spellStart"/>
            <w:proofErr w:type="gramStart"/>
            <w:r w:rsidR="00324E9C">
              <w:rPr>
                <w:b/>
                <w:sz w:val="24"/>
              </w:rPr>
              <w:t>object.employee</w:t>
            </w:r>
            <w:proofErr w:type="gramEnd"/>
            <w:r w:rsidR="00324E9C">
              <w:rPr>
                <w:b/>
                <w:sz w:val="24"/>
              </w:rPr>
              <w:t>_id.birthday</w:t>
            </w:r>
            <w:proofErr w:type="spellEnd"/>
            <w:r w:rsidR="00324E9C">
              <w:rPr>
                <w:b/>
                <w:sz w:val="24"/>
              </w:rPr>
              <w:t xml:space="preserve"> %}</w:t>
            </w:r>
            <w:r w:rsidR="00961B06">
              <w:rPr>
                <w:b/>
                <w:sz w:val="24"/>
              </w:rPr>
              <w:t>{{</w:t>
            </w:r>
            <w:proofErr w:type="spellStart"/>
            <w:r w:rsidR="002E0BC7">
              <w:rPr>
                <w:b/>
                <w:sz w:val="24"/>
              </w:rPr>
              <w:t>object.employee_id.birthday.strftime</w:t>
            </w:r>
            <w:proofErr w:type="spellEnd"/>
            <w:r w:rsidR="002E0BC7">
              <w:rPr>
                <w:b/>
                <w:sz w:val="24"/>
              </w:rPr>
              <w:t>(‘%d/%m/%Y’)</w:t>
            </w:r>
            <w:r w:rsidR="00961B06">
              <w:rPr>
                <w:b/>
                <w:sz w:val="24"/>
              </w:rPr>
              <w:t>}}</w:t>
            </w:r>
            <w:r w:rsidR="00324E9C">
              <w:rPr>
                <w:b/>
                <w:sz w:val="24"/>
              </w:rPr>
              <w:t>{% endif %}</w:t>
            </w:r>
          </w:p>
          <w:p w14:paraId="098642A5" w14:textId="4549CBA3" w:rsidR="00A636F2" w:rsidRDefault="00A636F2" w:rsidP="00C63E42">
            <w:pPr>
              <w:spacing w:before="60" w:after="60" w:line="288" w:lineRule="auto"/>
              <w:rPr>
                <w:b/>
                <w:sz w:val="24"/>
              </w:rPr>
            </w:pPr>
            <w:proofErr w:type="spellStart"/>
            <w:r w:rsidRPr="00A636F2">
              <w:rPr>
                <w:b/>
                <w:sz w:val="24"/>
              </w:rPr>
              <w:t>Địa</w:t>
            </w:r>
            <w:proofErr w:type="spellEnd"/>
            <w:r w:rsidRPr="00A636F2">
              <w:rPr>
                <w:b/>
                <w:sz w:val="24"/>
              </w:rPr>
              <w:t xml:space="preserve"> </w:t>
            </w:r>
            <w:proofErr w:type="spellStart"/>
            <w:r w:rsidRPr="00A636F2">
              <w:rPr>
                <w:b/>
                <w:sz w:val="24"/>
              </w:rPr>
              <w:t>chỉ</w:t>
            </w:r>
            <w:proofErr w:type="spellEnd"/>
            <w:r w:rsidRPr="00A636F2">
              <w:rPr>
                <w:b/>
                <w:sz w:val="24"/>
              </w:rPr>
              <w:t xml:space="preserve"> </w:t>
            </w:r>
            <w:proofErr w:type="spellStart"/>
            <w:r w:rsidRPr="00A636F2">
              <w:rPr>
                <w:b/>
                <w:sz w:val="24"/>
              </w:rPr>
              <w:t>thường</w:t>
            </w:r>
            <w:proofErr w:type="spellEnd"/>
            <w:r w:rsidRPr="00A636F2">
              <w:rPr>
                <w:b/>
                <w:sz w:val="24"/>
              </w:rPr>
              <w:t xml:space="preserve"> </w:t>
            </w:r>
            <w:proofErr w:type="spellStart"/>
            <w:r w:rsidRPr="00A636F2">
              <w:rPr>
                <w:b/>
                <w:sz w:val="24"/>
              </w:rPr>
              <w:t>trú</w:t>
            </w:r>
            <w:proofErr w:type="spellEnd"/>
            <w:r w:rsidRPr="00A636F2">
              <w:rPr>
                <w:b/>
                <w:sz w:val="24"/>
              </w:rPr>
              <w:t xml:space="preserve"> </w:t>
            </w:r>
            <w:proofErr w:type="spellStart"/>
            <w:r w:rsidRPr="00A636F2">
              <w:rPr>
                <w:b/>
                <w:sz w:val="24"/>
              </w:rPr>
              <w:t>tại</w:t>
            </w:r>
            <w:proofErr w:type="spellEnd"/>
            <w:r w:rsidRPr="00A636F2">
              <w:rPr>
                <w:b/>
                <w:sz w:val="24"/>
              </w:rPr>
              <w:t>: {{</w:t>
            </w:r>
            <w:proofErr w:type="spellStart"/>
            <w:proofErr w:type="gramStart"/>
            <w:r w:rsidR="002E0BC7">
              <w:rPr>
                <w:b/>
                <w:sz w:val="24"/>
              </w:rPr>
              <w:t>object.employee</w:t>
            </w:r>
            <w:proofErr w:type="gramEnd"/>
            <w:r w:rsidR="002E0BC7">
              <w:rPr>
                <w:b/>
                <w:sz w:val="24"/>
              </w:rPr>
              <w:t>_id.address_home_id.street</w:t>
            </w:r>
            <w:proofErr w:type="spellEnd"/>
            <w:r w:rsidRPr="00A636F2">
              <w:rPr>
                <w:b/>
                <w:sz w:val="24"/>
              </w:rPr>
              <w:t>}}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85"/>
              <w:gridCol w:w="3510"/>
              <w:gridCol w:w="2245"/>
            </w:tblGrid>
            <w:tr w:rsidR="00A636F2" w14:paraId="2325D07B" w14:textId="77777777" w:rsidTr="00A636F2">
              <w:tc>
                <w:tcPr>
                  <w:tcW w:w="368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FBC2CF" w14:textId="67536BB8" w:rsidR="00A636F2" w:rsidRPr="00A636F2" w:rsidRDefault="00A636F2" w:rsidP="00A636F2">
                  <w:pPr>
                    <w:spacing w:before="60" w:after="60" w:line="288" w:lineRule="auto"/>
                    <w:ind w:firstLine="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A636F2">
                    <w:rPr>
                      <w:b/>
                      <w:bCs/>
                      <w:sz w:val="22"/>
                      <w:szCs w:val="22"/>
                    </w:rPr>
                    <w:t>Số</w:t>
                  </w:r>
                  <w:proofErr w:type="spellEnd"/>
                  <w:r w:rsidRPr="00A636F2">
                    <w:rPr>
                      <w:b/>
                      <w:bCs/>
                      <w:sz w:val="22"/>
                      <w:szCs w:val="22"/>
                    </w:rPr>
                    <w:t xml:space="preserve"> CMND: {{</w:t>
                  </w:r>
                  <w:proofErr w:type="spellStart"/>
                  <w:proofErr w:type="gramStart"/>
                  <w:r w:rsidR="002E0BC7">
                    <w:rPr>
                      <w:b/>
                      <w:bCs/>
                      <w:sz w:val="22"/>
                      <w:szCs w:val="22"/>
                    </w:rPr>
                    <w:t>object.employee</w:t>
                  </w:r>
                  <w:proofErr w:type="gramEnd"/>
                  <w:r w:rsidR="002E0BC7">
                    <w:rPr>
                      <w:b/>
                      <w:bCs/>
                      <w:sz w:val="22"/>
                      <w:szCs w:val="22"/>
                    </w:rPr>
                    <w:t>_id.identification_id</w:t>
                  </w:r>
                  <w:proofErr w:type="spellEnd"/>
                  <w:r w:rsidRPr="00A636F2">
                    <w:rPr>
                      <w:b/>
                      <w:bCs/>
                      <w:sz w:val="22"/>
                      <w:szCs w:val="22"/>
                    </w:rPr>
                    <w:t>}}</w:t>
                  </w:r>
                </w:p>
              </w:tc>
              <w:tc>
                <w:tcPr>
                  <w:tcW w:w="351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6D7270" w14:textId="326C93E1" w:rsidR="00A636F2" w:rsidRPr="00A636F2" w:rsidRDefault="00A636F2" w:rsidP="00A636F2">
                  <w:pPr>
                    <w:spacing w:before="60" w:after="60" w:line="288" w:lineRule="auto"/>
                    <w:ind w:firstLine="0"/>
                    <w:rPr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A636F2">
                    <w:rPr>
                      <w:b/>
                      <w:bCs/>
                      <w:sz w:val="22"/>
                      <w:szCs w:val="22"/>
                    </w:rPr>
                    <w:t>cấp</w:t>
                  </w:r>
                  <w:proofErr w:type="spellEnd"/>
                  <w:r>
                    <w:rPr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A636F2">
                    <w:rPr>
                      <w:b/>
                      <w:bCs/>
                      <w:sz w:val="22"/>
                      <w:szCs w:val="22"/>
                    </w:rPr>
                    <w:t>ngày</w:t>
                  </w:r>
                  <w:proofErr w:type="spellEnd"/>
                  <w:r w:rsidRPr="00A636F2">
                    <w:rPr>
                      <w:b/>
                      <w:bCs/>
                      <w:sz w:val="22"/>
                      <w:szCs w:val="22"/>
                    </w:rPr>
                    <w:t xml:space="preserve">: </w:t>
                  </w:r>
                  <w:r w:rsidR="00324E9C">
                    <w:rPr>
                      <w:b/>
                      <w:bCs/>
                      <w:sz w:val="22"/>
                      <w:szCs w:val="22"/>
                    </w:rPr>
                    <w:t xml:space="preserve">{% if </w:t>
                  </w:r>
                  <w:proofErr w:type="spellStart"/>
                  <w:proofErr w:type="gramStart"/>
                  <w:r w:rsidR="00324E9C">
                    <w:rPr>
                      <w:b/>
                      <w:bCs/>
                      <w:sz w:val="22"/>
                      <w:szCs w:val="22"/>
                    </w:rPr>
                    <w:t>object.employee</w:t>
                  </w:r>
                  <w:proofErr w:type="gramEnd"/>
                  <w:r w:rsidR="00324E9C">
                    <w:rPr>
                      <w:b/>
                      <w:bCs/>
                      <w:sz w:val="22"/>
                      <w:szCs w:val="22"/>
                    </w:rPr>
                    <w:t>_id.en_identification_date</w:t>
                  </w:r>
                  <w:proofErr w:type="spellEnd"/>
                  <w:r w:rsidR="001E6EA1">
                    <w:rPr>
                      <w:b/>
                      <w:bCs/>
                      <w:sz w:val="22"/>
                      <w:szCs w:val="22"/>
                    </w:rPr>
                    <w:t xml:space="preserve"> %</w:t>
                  </w:r>
                  <w:r w:rsidR="00324E9C">
                    <w:rPr>
                      <w:b/>
                      <w:bCs/>
                      <w:sz w:val="22"/>
                      <w:szCs w:val="22"/>
                    </w:rPr>
                    <w:t>}</w:t>
                  </w:r>
                  <w:r w:rsidRPr="00A636F2">
                    <w:rPr>
                      <w:b/>
                      <w:bCs/>
                      <w:sz w:val="22"/>
                      <w:szCs w:val="22"/>
                    </w:rPr>
                    <w:t>{{</w:t>
                  </w:r>
                  <w:r w:rsidR="002E0BC7">
                    <w:rPr>
                      <w:b/>
                      <w:bCs/>
                      <w:sz w:val="22"/>
                      <w:szCs w:val="22"/>
                    </w:rPr>
                    <w:t>object.employee_id.en_identification_date</w:t>
                  </w:r>
                  <w:r w:rsidR="00324E9C">
                    <w:rPr>
                      <w:b/>
                      <w:bCs/>
                      <w:sz w:val="22"/>
                      <w:szCs w:val="22"/>
                    </w:rPr>
                    <w:t>.strftime(‘%d/%m/%Y’)</w:t>
                  </w:r>
                  <w:r w:rsidRPr="00A636F2">
                    <w:rPr>
                      <w:b/>
                      <w:bCs/>
                      <w:sz w:val="22"/>
                      <w:szCs w:val="22"/>
                    </w:rPr>
                    <w:t>}}</w:t>
                  </w:r>
                  <w:r w:rsidR="00324E9C">
                    <w:rPr>
                      <w:b/>
                      <w:bCs/>
                      <w:sz w:val="22"/>
                      <w:szCs w:val="22"/>
                    </w:rPr>
                    <w:t>{% endif %}</w:t>
                  </w:r>
                </w:p>
              </w:tc>
              <w:tc>
                <w:tcPr>
                  <w:tcW w:w="22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CC1A9E" w14:textId="11CBD165" w:rsidR="00A636F2" w:rsidRPr="00A636F2" w:rsidRDefault="00A636F2" w:rsidP="00A636F2">
                  <w:pPr>
                    <w:spacing w:before="60" w:after="60" w:line="288" w:lineRule="auto"/>
                    <w:ind w:firstLine="0"/>
                    <w:rPr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A636F2">
                    <w:rPr>
                      <w:b/>
                      <w:bCs/>
                      <w:sz w:val="22"/>
                      <w:szCs w:val="22"/>
                    </w:rPr>
                    <w:t>tại</w:t>
                  </w:r>
                  <w:proofErr w:type="spellEnd"/>
                  <w:r w:rsidRPr="00A636F2">
                    <w:rPr>
                      <w:b/>
                      <w:bCs/>
                      <w:sz w:val="22"/>
                      <w:szCs w:val="22"/>
                    </w:rPr>
                    <w:t>: {{</w:t>
                  </w:r>
                  <w:proofErr w:type="spellStart"/>
                  <w:proofErr w:type="gramStart"/>
                  <w:r w:rsidR="002E0BC7">
                    <w:rPr>
                      <w:b/>
                      <w:bCs/>
                      <w:sz w:val="22"/>
                      <w:szCs w:val="22"/>
                    </w:rPr>
                    <w:t>object.employee</w:t>
                  </w:r>
                  <w:proofErr w:type="gramEnd"/>
                  <w:r w:rsidR="002E0BC7">
                    <w:rPr>
                      <w:b/>
                      <w:bCs/>
                      <w:sz w:val="22"/>
                      <w:szCs w:val="22"/>
                    </w:rPr>
                    <w:t>_id.en_identification_</w:t>
                  </w:r>
                  <w:r w:rsidRPr="00A636F2">
                    <w:rPr>
                      <w:b/>
                      <w:bCs/>
                      <w:sz w:val="22"/>
                      <w:szCs w:val="22"/>
                    </w:rPr>
                    <w:t>addr</w:t>
                  </w:r>
                  <w:proofErr w:type="spellEnd"/>
                  <w:r w:rsidRPr="00A636F2">
                    <w:rPr>
                      <w:b/>
                      <w:bCs/>
                      <w:sz w:val="22"/>
                      <w:szCs w:val="22"/>
                    </w:rPr>
                    <w:t>}}</w:t>
                  </w:r>
                </w:p>
              </w:tc>
            </w:tr>
          </w:tbl>
          <w:p w14:paraId="0DB3E774" w14:textId="219CC3E7" w:rsidR="00D162FA" w:rsidRPr="000C7682" w:rsidRDefault="00D162FA" w:rsidP="00C63E42">
            <w:pPr>
              <w:spacing w:before="60" w:after="60" w:line="288" w:lineRule="auto"/>
              <w:rPr>
                <w:b/>
                <w:sz w:val="24"/>
              </w:rPr>
            </w:pPr>
          </w:p>
        </w:tc>
        <w:tc>
          <w:tcPr>
            <w:tcW w:w="1055" w:type="dxa"/>
          </w:tcPr>
          <w:p w14:paraId="49C3167F" w14:textId="77777777" w:rsidR="005B0417" w:rsidRPr="000C7682" w:rsidRDefault="005B0417" w:rsidP="00C63E42">
            <w:pPr>
              <w:spacing w:before="60" w:after="60" w:line="288" w:lineRule="auto"/>
              <w:rPr>
                <w:sz w:val="24"/>
              </w:rPr>
            </w:pPr>
          </w:p>
        </w:tc>
        <w:tc>
          <w:tcPr>
            <w:tcW w:w="2005" w:type="dxa"/>
            <w:gridSpan w:val="2"/>
          </w:tcPr>
          <w:p w14:paraId="5C42D94E" w14:textId="77777777" w:rsidR="005B0417" w:rsidRPr="000C7682" w:rsidRDefault="005B0417" w:rsidP="00C63E42">
            <w:pPr>
              <w:spacing w:before="60" w:after="60" w:line="288" w:lineRule="auto"/>
              <w:ind w:left="5"/>
              <w:rPr>
                <w:sz w:val="24"/>
              </w:rPr>
            </w:pPr>
            <w:proofErr w:type="spellStart"/>
            <w:r w:rsidRPr="000C7682">
              <w:rPr>
                <w:color w:val="FFFFFF" w:themeColor="background1"/>
                <w:sz w:val="24"/>
              </w:rPr>
              <w:t>tại</w:t>
            </w:r>
            <w:proofErr w:type="spellEnd"/>
            <w:r w:rsidRPr="000C7682">
              <w:rPr>
                <w:color w:val="FFFFFF" w:themeColor="background1"/>
                <w:sz w:val="24"/>
              </w:rPr>
              <w:t xml:space="preserve">: </w:t>
            </w:r>
          </w:p>
        </w:tc>
      </w:tr>
      <w:tr w:rsidR="005B0417" w:rsidRPr="000C7682" w14:paraId="795FDFF5" w14:textId="77777777" w:rsidTr="00A636F2">
        <w:trPr>
          <w:trHeight w:val="459"/>
        </w:trPr>
        <w:tc>
          <w:tcPr>
            <w:tcW w:w="11778" w:type="dxa"/>
            <w:gridSpan w:val="3"/>
          </w:tcPr>
          <w:p w14:paraId="4CBD29E5" w14:textId="4B685020" w:rsidR="00D162FA" w:rsidRPr="000C7682" w:rsidRDefault="00D162FA" w:rsidP="00D162FA">
            <w:pPr>
              <w:spacing w:before="60" w:after="60" w:line="288" w:lineRule="auto"/>
              <w:ind w:right="-1794"/>
              <w:rPr>
                <w:b/>
                <w:sz w:val="24"/>
              </w:rPr>
            </w:pPr>
          </w:p>
        </w:tc>
        <w:tc>
          <w:tcPr>
            <w:tcW w:w="5580" w:type="dxa"/>
            <w:gridSpan w:val="5"/>
          </w:tcPr>
          <w:p w14:paraId="0FFD0971" w14:textId="329F5D32" w:rsidR="005B0417" w:rsidRPr="000C7682" w:rsidRDefault="005B0417" w:rsidP="00D162FA">
            <w:pPr>
              <w:tabs>
                <w:tab w:val="left" w:pos="2250"/>
              </w:tabs>
              <w:spacing w:before="60" w:after="60" w:line="288" w:lineRule="auto"/>
              <w:ind w:firstLine="3954"/>
              <w:rPr>
                <w:sz w:val="24"/>
              </w:rPr>
            </w:pPr>
          </w:p>
        </w:tc>
      </w:tr>
      <w:tr w:rsidR="005B0417" w:rsidRPr="000C7682" w14:paraId="4A2EAC7A" w14:textId="77777777" w:rsidTr="00A636F2">
        <w:trPr>
          <w:gridAfter w:val="1"/>
          <w:wAfter w:w="2298" w:type="dxa"/>
          <w:trHeight w:val="656"/>
        </w:trPr>
        <w:tc>
          <w:tcPr>
            <w:tcW w:w="9450" w:type="dxa"/>
          </w:tcPr>
          <w:p w14:paraId="6E1FA4C6" w14:textId="563DBC99" w:rsidR="005B0417" w:rsidRPr="000C7682" w:rsidRDefault="005B0417" w:rsidP="00A636F2">
            <w:pPr>
              <w:spacing w:before="60" w:after="60" w:line="288" w:lineRule="auto"/>
              <w:ind w:firstLine="0"/>
              <w:rPr>
                <w:b/>
                <w:sz w:val="24"/>
              </w:rPr>
            </w:pPr>
          </w:p>
        </w:tc>
        <w:tc>
          <w:tcPr>
            <w:tcW w:w="3060" w:type="dxa"/>
            <w:gridSpan w:val="3"/>
          </w:tcPr>
          <w:p w14:paraId="4F0139FD" w14:textId="7828F4A1" w:rsidR="005B0417" w:rsidRPr="000C7682" w:rsidRDefault="005B0417" w:rsidP="00C63E42">
            <w:pPr>
              <w:spacing w:before="60" w:after="60" w:line="288" w:lineRule="auto"/>
              <w:ind w:right="-19"/>
              <w:rPr>
                <w:sz w:val="24"/>
              </w:rPr>
            </w:pPr>
          </w:p>
        </w:tc>
        <w:tc>
          <w:tcPr>
            <w:tcW w:w="2520" w:type="dxa"/>
            <w:gridSpan w:val="2"/>
          </w:tcPr>
          <w:p w14:paraId="7AFBF667" w14:textId="77777777" w:rsidR="005B0417" w:rsidRPr="000C7682" w:rsidRDefault="005B0417" w:rsidP="00C63E42">
            <w:pPr>
              <w:tabs>
                <w:tab w:val="left" w:pos="2250"/>
              </w:tabs>
              <w:spacing w:line="288" w:lineRule="auto"/>
              <w:rPr>
                <w:sz w:val="24"/>
              </w:rPr>
            </w:pPr>
          </w:p>
        </w:tc>
        <w:tc>
          <w:tcPr>
            <w:tcW w:w="30" w:type="dxa"/>
          </w:tcPr>
          <w:p w14:paraId="2F28C588" w14:textId="77777777" w:rsidR="005B0417" w:rsidRPr="000C7682" w:rsidRDefault="005B0417" w:rsidP="00C63E42">
            <w:pPr>
              <w:spacing w:before="60" w:after="60" w:line="288" w:lineRule="auto"/>
              <w:rPr>
                <w:sz w:val="24"/>
              </w:rPr>
            </w:pPr>
          </w:p>
        </w:tc>
      </w:tr>
    </w:tbl>
    <w:p w14:paraId="7B9B9564" w14:textId="77777777" w:rsidR="005B0417" w:rsidRPr="000C7682" w:rsidRDefault="005B0417" w:rsidP="005B0417">
      <w:pPr>
        <w:pStyle w:val="Title"/>
        <w:tabs>
          <w:tab w:val="left" w:pos="5652"/>
        </w:tabs>
        <w:spacing w:before="60" w:line="288" w:lineRule="auto"/>
        <w:ind w:right="-144"/>
        <w:jc w:val="left"/>
        <w:rPr>
          <w:rFonts w:ascii="Times New Roman" w:hAnsi="Times New Roman"/>
          <w:b w:val="0"/>
          <w:bCs w:val="0"/>
          <w:sz w:val="24"/>
          <w:szCs w:val="24"/>
        </w:rPr>
      </w:pP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Đã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đọc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kỹ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,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hiểu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và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cam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kết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thực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hiện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các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quy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định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liên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quan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sau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>:</w:t>
      </w:r>
    </w:p>
    <w:p w14:paraId="1ABF0BB3" w14:textId="77777777" w:rsidR="005B0417" w:rsidRPr="000C7682" w:rsidRDefault="005B0417" w:rsidP="00A608B9">
      <w:pPr>
        <w:pStyle w:val="ListParagraph"/>
        <w:numPr>
          <w:ilvl w:val="0"/>
          <w:numId w:val="26"/>
        </w:numPr>
        <w:spacing w:after="0"/>
        <w:jc w:val="left"/>
        <w:rPr>
          <w:b/>
          <w:bCs/>
          <w:sz w:val="24"/>
        </w:rPr>
      </w:pPr>
      <w:proofErr w:type="spellStart"/>
      <w:r w:rsidRPr="000C7682">
        <w:rPr>
          <w:rFonts w:eastAsiaTheme="majorEastAsia" w:cstheme="majorBidi"/>
          <w:kern w:val="28"/>
          <w:sz w:val="24"/>
        </w:rPr>
        <w:t>Nội</w:t>
      </w:r>
      <w:proofErr w:type="spellEnd"/>
      <w:r w:rsidRPr="000C7682">
        <w:rPr>
          <w:rFonts w:eastAsiaTheme="majorEastAsia" w:cstheme="majorBidi"/>
          <w:kern w:val="28"/>
          <w:sz w:val="24"/>
        </w:rPr>
        <w:t xml:space="preserve"> </w:t>
      </w:r>
      <w:proofErr w:type="spellStart"/>
      <w:r w:rsidRPr="000C7682">
        <w:rPr>
          <w:rFonts w:eastAsiaTheme="majorEastAsia" w:cstheme="majorBidi"/>
          <w:kern w:val="28"/>
          <w:sz w:val="24"/>
        </w:rPr>
        <w:t>quy</w:t>
      </w:r>
      <w:proofErr w:type="spellEnd"/>
      <w:r w:rsidRPr="000C7682">
        <w:rPr>
          <w:rFonts w:eastAsiaTheme="majorEastAsia" w:cstheme="majorBidi"/>
          <w:kern w:val="28"/>
          <w:sz w:val="24"/>
        </w:rPr>
        <w:t xml:space="preserve"> </w:t>
      </w:r>
      <w:proofErr w:type="spellStart"/>
      <w:r w:rsidRPr="000C7682">
        <w:rPr>
          <w:rFonts w:eastAsiaTheme="majorEastAsia" w:cstheme="majorBidi"/>
          <w:kern w:val="28"/>
          <w:sz w:val="24"/>
        </w:rPr>
        <w:t>lao</w:t>
      </w:r>
      <w:proofErr w:type="spellEnd"/>
      <w:r w:rsidRPr="000C7682">
        <w:rPr>
          <w:rFonts w:eastAsiaTheme="majorEastAsia" w:cstheme="majorBidi"/>
          <w:kern w:val="28"/>
          <w:sz w:val="24"/>
        </w:rPr>
        <w:t xml:space="preserve"> </w:t>
      </w:r>
      <w:proofErr w:type="spellStart"/>
      <w:r w:rsidRPr="000C7682">
        <w:rPr>
          <w:rFonts w:eastAsiaTheme="majorEastAsia" w:cstheme="majorBidi"/>
          <w:kern w:val="28"/>
          <w:sz w:val="24"/>
        </w:rPr>
        <w:t>động</w:t>
      </w:r>
      <w:proofErr w:type="spellEnd"/>
      <w:r w:rsidRPr="000C7682">
        <w:rPr>
          <w:rFonts w:eastAsiaTheme="majorEastAsia" w:cstheme="majorBidi"/>
          <w:kern w:val="28"/>
          <w:sz w:val="24"/>
        </w:rPr>
        <w:t xml:space="preserve"> </w:t>
      </w:r>
    </w:p>
    <w:p w14:paraId="2E309AEF" w14:textId="77777777" w:rsidR="005B0417" w:rsidRPr="000C7682" w:rsidRDefault="005B0417" w:rsidP="00A608B9">
      <w:pPr>
        <w:pStyle w:val="Title"/>
        <w:numPr>
          <w:ilvl w:val="0"/>
          <w:numId w:val="26"/>
        </w:numPr>
        <w:spacing w:before="60" w:line="288" w:lineRule="auto"/>
        <w:ind w:right="-144"/>
        <w:jc w:val="left"/>
        <w:rPr>
          <w:rFonts w:ascii="Times New Roman" w:hAnsi="Times New Roman"/>
          <w:b w:val="0"/>
          <w:bCs w:val="0"/>
          <w:sz w:val="24"/>
          <w:szCs w:val="24"/>
        </w:rPr>
      </w:pP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Thoả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ước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lao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động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tập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thể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(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nếu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có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>)</w:t>
      </w:r>
    </w:p>
    <w:p w14:paraId="19B4928D" w14:textId="77777777" w:rsidR="005B0417" w:rsidRPr="000C7682" w:rsidRDefault="005B0417" w:rsidP="00A608B9">
      <w:pPr>
        <w:pStyle w:val="Title"/>
        <w:numPr>
          <w:ilvl w:val="0"/>
          <w:numId w:val="26"/>
        </w:numPr>
        <w:spacing w:before="60" w:line="288" w:lineRule="auto"/>
        <w:ind w:right="-144"/>
        <w:jc w:val="left"/>
        <w:rPr>
          <w:rFonts w:ascii="Times New Roman" w:hAnsi="Times New Roman"/>
          <w:b w:val="0"/>
          <w:bCs w:val="0"/>
          <w:sz w:val="24"/>
          <w:szCs w:val="24"/>
        </w:rPr>
      </w:pPr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Quy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định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bảo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mật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thông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tin</w:t>
      </w:r>
    </w:p>
    <w:p w14:paraId="3F66E8E4" w14:textId="77777777" w:rsidR="005B0417" w:rsidRPr="000C7682" w:rsidRDefault="005B0417" w:rsidP="00A608B9">
      <w:pPr>
        <w:pStyle w:val="Title"/>
        <w:numPr>
          <w:ilvl w:val="0"/>
          <w:numId w:val="26"/>
        </w:numPr>
        <w:spacing w:before="60" w:line="288" w:lineRule="auto"/>
        <w:ind w:right="-144"/>
        <w:jc w:val="left"/>
        <w:rPr>
          <w:rFonts w:ascii="Times New Roman" w:hAnsi="Times New Roman"/>
          <w:b w:val="0"/>
          <w:bCs w:val="0"/>
          <w:sz w:val="24"/>
          <w:szCs w:val="24"/>
        </w:rPr>
      </w:pP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Sổ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tay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nhân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viên</w:t>
      </w:r>
      <w:proofErr w:type="spellEnd"/>
    </w:p>
    <w:p w14:paraId="6A01391C" w14:textId="77777777" w:rsidR="005B0417" w:rsidRPr="000C7682" w:rsidRDefault="005B0417" w:rsidP="00A608B9">
      <w:pPr>
        <w:pStyle w:val="Title"/>
        <w:numPr>
          <w:ilvl w:val="0"/>
          <w:numId w:val="26"/>
        </w:numPr>
        <w:spacing w:before="60" w:line="288" w:lineRule="auto"/>
        <w:ind w:right="-144"/>
        <w:jc w:val="left"/>
        <w:rPr>
          <w:rFonts w:ascii="Times New Roman" w:hAnsi="Times New Roman"/>
          <w:b w:val="0"/>
          <w:bCs w:val="0"/>
          <w:sz w:val="24"/>
          <w:szCs w:val="24"/>
        </w:rPr>
      </w:pPr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Quy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định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về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đạo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đức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nghề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proofErr w:type="spellStart"/>
      <w:r w:rsidRPr="000C7682">
        <w:rPr>
          <w:rFonts w:ascii="Times New Roman" w:hAnsi="Times New Roman"/>
          <w:b w:val="0"/>
          <w:bCs w:val="0"/>
          <w:sz w:val="24"/>
          <w:szCs w:val="24"/>
        </w:rPr>
        <w:t>nghiệp</w:t>
      </w:r>
      <w:proofErr w:type="spellEnd"/>
      <w:r w:rsidRPr="000C7682">
        <w:rPr>
          <w:rFonts w:ascii="Times New Roman" w:hAnsi="Times New Roman"/>
          <w:b w:val="0"/>
          <w:bCs w:val="0"/>
          <w:sz w:val="24"/>
          <w:szCs w:val="24"/>
        </w:rPr>
        <w:t>.</w:t>
      </w:r>
    </w:p>
    <w:p w14:paraId="4BF8CF8C" w14:textId="77777777" w:rsidR="005B0417" w:rsidRPr="002C025C" w:rsidRDefault="005B0417" w:rsidP="005B0417">
      <w:pPr>
        <w:pStyle w:val="Title"/>
        <w:spacing w:before="60" w:line="288" w:lineRule="auto"/>
        <w:ind w:left="360" w:right="-144"/>
        <w:rPr>
          <w:rFonts w:ascii="Times New Roman" w:hAnsi="Times New Roman"/>
          <w:b w:val="0"/>
          <w:sz w:val="22"/>
          <w:szCs w:val="22"/>
        </w:rPr>
      </w:pPr>
    </w:p>
    <w:tbl>
      <w:tblPr>
        <w:tblW w:w="9015" w:type="dxa"/>
        <w:jc w:val="right"/>
        <w:tblLayout w:type="fixed"/>
        <w:tblLook w:val="0000" w:firstRow="0" w:lastRow="0" w:firstColumn="0" w:lastColumn="0" w:noHBand="0" w:noVBand="0"/>
      </w:tblPr>
      <w:tblGrid>
        <w:gridCol w:w="4590"/>
        <w:gridCol w:w="4425"/>
      </w:tblGrid>
      <w:tr w:rsidR="005B0417" w:rsidRPr="002C025C" w14:paraId="1891C143" w14:textId="77777777" w:rsidTr="00C63E42">
        <w:trPr>
          <w:jc w:val="right"/>
        </w:trPr>
        <w:tc>
          <w:tcPr>
            <w:tcW w:w="4590" w:type="dxa"/>
          </w:tcPr>
          <w:p w14:paraId="233F08AD" w14:textId="2D7E7A9A" w:rsidR="005B0417" w:rsidRPr="002C025C" w:rsidRDefault="006A337D" w:rsidP="00C63E42">
            <w:pPr>
              <w:pStyle w:val="Heading2"/>
              <w:tabs>
                <w:tab w:val="left" w:pos="567"/>
                <w:tab w:val="left" w:leader="dot" w:pos="8222"/>
              </w:tabs>
              <w:spacing w:before="6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noProof/>
                <w:sz w:val="20"/>
                <w:szCs w:val="20"/>
                <w:lang w:val="vi-VN"/>
              </w:rPr>
              <w:drawing>
                <wp:anchor distT="0" distB="0" distL="114300" distR="114300" simplePos="0" relativeHeight="251658240" behindDoc="0" locked="0" layoutInCell="1" allowOverlap="1" wp14:anchorId="71C6FE65" wp14:editId="583BBC3F">
                  <wp:simplePos x="0" y="0"/>
                  <wp:positionH relativeFrom="column">
                    <wp:posOffset>293370</wp:posOffset>
                  </wp:positionH>
                  <wp:positionV relativeFrom="paragraph">
                    <wp:posOffset>42545</wp:posOffset>
                  </wp:positionV>
                  <wp:extent cx="1921817" cy="1514475"/>
                  <wp:effectExtent l="0" t="0" r="0" b="0"/>
                  <wp:wrapSquare wrapText="bothSides"/>
                  <wp:docPr id="981307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307331" name="Picture 98130733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817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43C8E05" w14:textId="3375139F" w:rsidR="005B0417" w:rsidRPr="002C025C" w:rsidRDefault="005B0417" w:rsidP="00C63E42">
            <w:pPr>
              <w:tabs>
                <w:tab w:val="left" w:pos="567"/>
                <w:tab w:val="left" w:leader="dot" w:pos="8222"/>
              </w:tabs>
              <w:spacing w:before="60" w:after="60" w:line="288" w:lineRule="auto"/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4425" w:type="dxa"/>
          </w:tcPr>
          <w:p w14:paraId="62211FFE" w14:textId="4CD5CFA2" w:rsidR="005B0417" w:rsidRPr="000C7682" w:rsidRDefault="007D4534" w:rsidP="007D4534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 w:val="24"/>
              </w:rPr>
              <w:t xml:space="preserve">                </w:t>
            </w:r>
            <w:r w:rsidRPr="000C7682">
              <w:rPr>
                <w:b/>
                <w:bCs/>
                <w:szCs w:val="28"/>
              </w:rPr>
              <w:t>NGƯỜI LAO ĐỘNG</w:t>
            </w:r>
          </w:p>
          <w:p w14:paraId="2BD54CBC" w14:textId="77777777" w:rsidR="005B0417" w:rsidRPr="002C025C" w:rsidRDefault="005B0417" w:rsidP="00C63E42">
            <w:pPr>
              <w:tabs>
                <w:tab w:val="left" w:pos="567"/>
                <w:tab w:val="left" w:leader="dot" w:pos="8222"/>
              </w:tabs>
              <w:spacing w:before="60" w:after="60" w:line="288" w:lineRule="auto"/>
              <w:jc w:val="center"/>
              <w:rPr>
                <w:i/>
                <w:sz w:val="22"/>
                <w:szCs w:val="22"/>
              </w:rPr>
            </w:pPr>
            <w:r w:rsidRPr="002C025C">
              <w:rPr>
                <w:i/>
                <w:sz w:val="22"/>
                <w:szCs w:val="22"/>
              </w:rPr>
              <w:t>(</w:t>
            </w:r>
            <w:proofErr w:type="spellStart"/>
            <w:r w:rsidRPr="002C025C">
              <w:rPr>
                <w:i/>
                <w:sz w:val="22"/>
                <w:szCs w:val="22"/>
              </w:rPr>
              <w:t>Ký</w:t>
            </w:r>
            <w:proofErr w:type="spellEnd"/>
            <w:r w:rsidRPr="002C025C">
              <w:rPr>
                <w:i/>
                <w:sz w:val="22"/>
                <w:szCs w:val="22"/>
              </w:rPr>
              <w:t xml:space="preserve">, </w:t>
            </w:r>
            <w:proofErr w:type="spellStart"/>
            <w:r w:rsidRPr="002C025C">
              <w:rPr>
                <w:i/>
                <w:sz w:val="22"/>
                <w:szCs w:val="22"/>
              </w:rPr>
              <w:t>ghi</w:t>
            </w:r>
            <w:proofErr w:type="spellEnd"/>
            <w:r w:rsidRPr="002C025C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2C025C">
              <w:rPr>
                <w:i/>
                <w:sz w:val="22"/>
                <w:szCs w:val="22"/>
              </w:rPr>
              <w:t>rõ</w:t>
            </w:r>
            <w:proofErr w:type="spellEnd"/>
            <w:r w:rsidRPr="002C025C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2C025C">
              <w:rPr>
                <w:i/>
                <w:sz w:val="22"/>
                <w:szCs w:val="22"/>
              </w:rPr>
              <w:t>họ</w:t>
            </w:r>
            <w:proofErr w:type="spellEnd"/>
            <w:r w:rsidRPr="002C025C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2C025C">
              <w:rPr>
                <w:i/>
                <w:sz w:val="22"/>
                <w:szCs w:val="22"/>
              </w:rPr>
              <w:t>tên</w:t>
            </w:r>
            <w:proofErr w:type="spellEnd"/>
            <w:r w:rsidRPr="002C025C">
              <w:rPr>
                <w:i/>
                <w:sz w:val="22"/>
                <w:szCs w:val="22"/>
              </w:rPr>
              <w:t>)</w:t>
            </w:r>
          </w:p>
          <w:p w14:paraId="30ED8CA2" w14:textId="77777777" w:rsidR="005B0417" w:rsidRPr="002C025C" w:rsidRDefault="005B0417" w:rsidP="00C63E42">
            <w:pPr>
              <w:tabs>
                <w:tab w:val="left" w:pos="567"/>
                <w:tab w:val="left" w:leader="dot" w:pos="8222"/>
              </w:tabs>
              <w:spacing w:before="60" w:after="60" w:line="288" w:lineRule="auto"/>
              <w:jc w:val="center"/>
              <w:rPr>
                <w:i/>
                <w:sz w:val="22"/>
                <w:szCs w:val="22"/>
              </w:rPr>
            </w:pPr>
          </w:p>
          <w:p w14:paraId="2438EF81" w14:textId="77777777" w:rsidR="005B0417" w:rsidRPr="002C025C" w:rsidRDefault="005B0417" w:rsidP="00C63E42">
            <w:pPr>
              <w:tabs>
                <w:tab w:val="left" w:pos="567"/>
                <w:tab w:val="left" w:leader="dot" w:pos="8222"/>
              </w:tabs>
              <w:spacing w:before="60" w:after="60" w:line="288" w:lineRule="auto"/>
              <w:rPr>
                <w:i/>
                <w:sz w:val="22"/>
                <w:szCs w:val="22"/>
              </w:rPr>
            </w:pPr>
          </w:p>
          <w:p w14:paraId="3748FABC" w14:textId="77777777" w:rsidR="005B0417" w:rsidRPr="002C025C" w:rsidRDefault="005B0417" w:rsidP="00C63E42">
            <w:pPr>
              <w:tabs>
                <w:tab w:val="left" w:pos="567"/>
                <w:tab w:val="left" w:leader="dot" w:pos="8222"/>
              </w:tabs>
              <w:spacing w:before="60" w:after="60" w:line="288" w:lineRule="auto"/>
              <w:rPr>
                <w:i/>
                <w:sz w:val="22"/>
                <w:szCs w:val="22"/>
              </w:rPr>
            </w:pPr>
          </w:p>
          <w:p w14:paraId="05C7D418" w14:textId="77777777" w:rsidR="005B0417" w:rsidRPr="002C025C" w:rsidRDefault="005B0417" w:rsidP="00C63E42">
            <w:pPr>
              <w:tabs>
                <w:tab w:val="left" w:pos="567"/>
                <w:tab w:val="left" w:leader="dot" w:pos="8222"/>
              </w:tabs>
              <w:spacing w:before="60" w:after="60" w:line="288" w:lineRule="auto"/>
              <w:jc w:val="center"/>
              <w:rPr>
                <w:i/>
                <w:sz w:val="22"/>
                <w:szCs w:val="22"/>
              </w:rPr>
            </w:pPr>
          </w:p>
          <w:p w14:paraId="5E204F5E" w14:textId="2319ED41" w:rsidR="005B0417" w:rsidRPr="002C025C" w:rsidRDefault="005B0417" w:rsidP="00C63E42">
            <w:pPr>
              <w:tabs>
                <w:tab w:val="left" w:pos="567"/>
                <w:tab w:val="left" w:leader="dot" w:pos="8222"/>
              </w:tabs>
              <w:spacing w:before="60" w:after="60" w:line="288" w:lineRule="auto"/>
              <w:jc w:val="center"/>
              <w:rPr>
                <w:b/>
                <w:bCs/>
                <w:iCs/>
                <w:sz w:val="22"/>
                <w:szCs w:val="22"/>
              </w:rPr>
            </w:pPr>
          </w:p>
        </w:tc>
      </w:tr>
      <w:tr w:rsidR="007D4534" w:rsidRPr="002C025C" w14:paraId="0F70912A" w14:textId="77777777" w:rsidTr="00C63E42">
        <w:trPr>
          <w:jc w:val="right"/>
        </w:trPr>
        <w:tc>
          <w:tcPr>
            <w:tcW w:w="4590" w:type="dxa"/>
          </w:tcPr>
          <w:p w14:paraId="6544A4B9" w14:textId="77777777" w:rsidR="007D4534" w:rsidRPr="002C025C" w:rsidRDefault="007D4534" w:rsidP="00C63E42">
            <w:pPr>
              <w:pStyle w:val="Heading2"/>
              <w:tabs>
                <w:tab w:val="left" w:pos="567"/>
                <w:tab w:val="left" w:leader="dot" w:pos="8222"/>
              </w:tabs>
              <w:spacing w:before="60" w:line="288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425" w:type="dxa"/>
          </w:tcPr>
          <w:p w14:paraId="1570476B" w14:textId="77777777" w:rsidR="007D4534" w:rsidRPr="007D4534" w:rsidRDefault="007D4534" w:rsidP="007D4534">
            <w:pPr>
              <w:rPr>
                <w:b/>
                <w:bCs/>
                <w:sz w:val="24"/>
              </w:rPr>
            </w:pPr>
          </w:p>
        </w:tc>
      </w:tr>
    </w:tbl>
    <w:p w14:paraId="2354B964" w14:textId="71BC7512" w:rsidR="00231B8A" w:rsidRDefault="00231B8A" w:rsidP="00355C1E">
      <w:pPr>
        <w:spacing w:after="0" w:line="360" w:lineRule="auto"/>
        <w:ind w:firstLine="0"/>
        <w:contextualSpacing/>
        <w:mirrorIndents/>
        <w:rPr>
          <w:sz w:val="20"/>
          <w:szCs w:val="20"/>
          <w:lang w:val="vi-VN"/>
        </w:rPr>
      </w:pPr>
    </w:p>
    <w:sectPr w:rsidR="00231B8A" w:rsidSect="004B0A7F">
      <w:footerReference w:type="default" r:id="rId11"/>
      <w:type w:val="continuous"/>
      <w:pgSz w:w="12240" w:h="15840"/>
      <w:pgMar w:top="0" w:right="1440" w:bottom="1440" w:left="1440" w:header="737" w:footer="68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EB050" w14:textId="77777777" w:rsidR="000D377D" w:rsidRDefault="000D377D" w:rsidP="000C57D2">
      <w:r>
        <w:separator/>
      </w:r>
    </w:p>
  </w:endnote>
  <w:endnote w:type="continuationSeparator" w:id="0">
    <w:p w14:paraId="4F8AEFCF" w14:textId="77777777" w:rsidR="000D377D" w:rsidRDefault="000D377D" w:rsidP="000C5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dTimeH">
    <w:altName w:val="Arial Narrow"/>
    <w:charset w:val="00"/>
    <w:family w:val="swiss"/>
    <w:pitch w:val="variable"/>
    <w:sig w:usb0="00000007" w:usb1="00000000" w:usb2="00000000" w:usb3="00000000" w:csb0="00000013" w:csb1="00000000"/>
  </w:font>
  <w:font w:name="PdTime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53705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1BB624" w14:textId="127AAE60" w:rsidR="006335D4" w:rsidRDefault="006335D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326EF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2354B970" w14:textId="77777777" w:rsidR="0078213A" w:rsidRDefault="007821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11745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062350" w14:textId="277854C2" w:rsidR="005632C9" w:rsidRDefault="005632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326EF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2354B974" w14:textId="703E7491" w:rsidR="0078213A" w:rsidRDefault="0078213A" w:rsidP="00497ED4">
    <w:pPr>
      <w:pStyle w:val="Footer"/>
      <w:tabs>
        <w:tab w:val="clear" w:pos="4680"/>
        <w:tab w:val="clear" w:pos="9360"/>
        <w:tab w:val="left" w:pos="35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4B53C" w14:textId="77777777" w:rsidR="000D377D" w:rsidRDefault="000D377D" w:rsidP="000C57D2">
      <w:r>
        <w:separator/>
      </w:r>
    </w:p>
  </w:footnote>
  <w:footnote w:type="continuationSeparator" w:id="0">
    <w:p w14:paraId="40964406" w14:textId="77777777" w:rsidR="000D377D" w:rsidRDefault="000D377D" w:rsidP="000C57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4B96A" w14:textId="77777777" w:rsidR="003A4D80" w:rsidRPr="00657E30" w:rsidRDefault="003A4D80" w:rsidP="00542695">
    <w:pPr>
      <w:pStyle w:val="Header"/>
      <w:framePr w:w="2371" w:h="952" w:hRule="exact" w:hSpace="180" w:wrap="around" w:vAnchor="text" w:hAnchor="page" w:x="9754" w:y="-517"/>
      <w:jc w:val="left"/>
      <w:rPr>
        <w:sz w:val="15"/>
        <w:szCs w:val="15"/>
        <w:lang w:val="en-GB"/>
      </w:rPr>
    </w:pPr>
    <w:proofErr w:type="spellStart"/>
    <w:r w:rsidRPr="00657E30">
      <w:rPr>
        <w:sz w:val="15"/>
        <w:szCs w:val="15"/>
      </w:rPr>
      <w:t>Mã</w:t>
    </w:r>
    <w:proofErr w:type="spellEnd"/>
    <w:r w:rsidRPr="00657E30">
      <w:rPr>
        <w:sz w:val="15"/>
        <w:szCs w:val="15"/>
      </w:rPr>
      <w:t xml:space="preserve"> </w:t>
    </w:r>
    <w:proofErr w:type="spellStart"/>
    <w:r w:rsidRPr="00657E30">
      <w:rPr>
        <w:sz w:val="15"/>
        <w:szCs w:val="15"/>
      </w:rPr>
      <w:t>số</w:t>
    </w:r>
    <w:proofErr w:type="spellEnd"/>
    <w:r w:rsidRPr="00657E30">
      <w:rPr>
        <w:sz w:val="15"/>
        <w:szCs w:val="15"/>
      </w:rPr>
      <w:t xml:space="preserve">: </w:t>
    </w:r>
    <w:r w:rsidRPr="00657E30">
      <w:rPr>
        <w:sz w:val="15"/>
        <w:szCs w:val="15"/>
        <w:lang w:val="en-GB"/>
      </w:rPr>
      <w:t>HCNS-QT-03</w:t>
    </w:r>
    <w:r w:rsidR="0088249A" w:rsidRPr="00657E30">
      <w:rPr>
        <w:sz w:val="15"/>
        <w:szCs w:val="15"/>
        <w:lang w:val="en-GB"/>
      </w:rPr>
      <w:t>-BM01</w:t>
    </w:r>
    <w:r w:rsidRPr="00657E30">
      <w:rPr>
        <w:sz w:val="15"/>
        <w:szCs w:val="15"/>
        <w:lang w:val="en-GB"/>
      </w:rPr>
      <w:t xml:space="preserve">              </w:t>
    </w:r>
  </w:p>
  <w:p w14:paraId="2354B96B" w14:textId="2C8B4771" w:rsidR="003A4D80" w:rsidRPr="00657E30" w:rsidRDefault="003A4D80" w:rsidP="00542695">
    <w:pPr>
      <w:pStyle w:val="Header"/>
      <w:framePr w:w="2371" w:h="952" w:hRule="exact" w:hSpace="180" w:wrap="around" w:vAnchor="text" w:hAnchor="page" w:x="9754" w:y="-517"/>
      <w:jc w:val="left"/>
      <w:rPr>
        <w:sz w:val="15"/>
        <w:szCs w:val="15"/>
        <w:lang w:val="en-GB"/>
      </w:rPr>
    </w:pPr>
    <w:proofErr w:type="spellStart"/>
    <w:r w:rsidRPr="00657E30">
      <w:rPr>
        <w:sz w:val="15"/>
        <w:szCs w:val="15"/>
      </w:rPr>
      <w:t>Ngày</w:t>
    </w:r>
    <w:proofErr w:type="spellEnd"/>
    <w:r w:rsidRPr="00657E30">
      <w:rPr>
        <w:sz w:val="15"/>
        <w:szCs w:val="15"/>
      </w:rPr>
      <w:t xml:space="preserve"> ban </w:t>
    </w:r>
    <w:proofErr w:type="spellStart"/>
    <w:r w:rsidRPr="00657E30">
      <w:rPr>
        <w:sz w:val="15"/>
        <w:szCs w:val="15"/>
      </w:rPr>
      <w:t>hành</w:t>
    </w:r>
    <w:proofErr w:type="spellEnd"/>
    <w:r w:rsidRPr="00657E30">
      <w:rPr>
        <w:sz w:val="15"/>
        <w:szCs w:val="15"/>
      </w:rPr>
      <w:t>:</w:t>
    </w:r>
    <w:r w:rsidR="003652CD">
      <w:rPr>
        <w:sz w:val="15"/>
        <w:szCs w:val="15"/>
      </w:rPr>
      <w:t xml:space="preserve"> 01/04/2023</w:t>
    </w:r>
  </w:p>
  <w:p w14:paraId="2354B96C" w14:textId="77777777" w:rsidR="003A4D80" w:rsidRPr="00657E30" w:rsidRDefault="003A4D80" w:rsidP="00542695">
    <w:pPr>
      <w:pStyle w:val="Header"/>
      <w:framePr w:w="2371" w:h="952" w:hRule="exact" w:hSpace="180" w:wrap="around" w:vAnchor="text" w:hAnchor="page" w:x="9754" w:y="-517"/>
      <w:jc w:val="left"/>
      <w:rPr>
        <w:sz w:val="15"/>
        <w:szCs w:val="15"/>
      </w:rPr>
    </w:pPr>
    <w:proofErr w:type="spellStart"/>
    <w:r w:rsidRPr="00657E30">
      <w:rPr>
        <w:sz w:val="15"/>
        <w:szCs w:val="15"/>
      </w:rPr>
      <w:t>Lần</w:t>
    </w:r>
    <w:proofErr w:type="spellEnd"/>
    <w:r w:rsidRPr="00657E30">
      <w:rPr>
        <w:sz w:val="15"/>
        <w:szCs w:val="15"/>
      </w:rPr>
      <w:t xml:space="preserve"> ban </w:t>
    </w:r>
    <w:proofErr w:type="spellStart"/>
    <w:r w:rsidRPr="00657E30">
      <w:rPr>
        <w:sz w:val="15"/>
        <w:szCs w:val="15"/>
      </w:rPr>
      <w:t>hành</w:t>
    </w:r>
    <w:proofErr w:type="spellEnd"/>
    <w:r w:rsidRPr="00657E30">
      <w:rPr>
        <w:sz w:val="15"/>
        <w:szCs w:val="15"/>
      </w:rPr>
      <w:t>: 01</w:t>
    </w:r>
  </w:p>
  <w:p w14:paraId="2354B96D" w14:textId="270AE267" w:rsidR="00A43556" w:rsidRDefault="00E60420" w:rsidP="001A0E66">
    <w:pPr>
      <w:pStyle w:val="Header"/>
      <w:ind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54B975" wp14:editId="6221A5F4">
              <wp:simplePos x="0" y="0"/>
              <wp:positionH relativeFrom="margin">
                <wp:posOffset>1178560</wp:posOffset>
              </wp:positionH>
              <wp:positionV relativeFrom="paragraph">
                <wp:posOffset>-407035</wp:posOffset>
              </wp:positionV>
              <wp:extent cx="3917950" cy="655320"/>
              <wp:effectExtent l="0" t="0" r="25400" b="11430"/>
              <wp:wrapSquare wrapText="bothSides"/>
              <wp:docPr id="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17950" cy="65532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54B979" w14:textId="3E8B9735" w:rsidR="003A4D80" w:rsidRPr="00542695" w:rsidRDefault="003A4D80" w:rsidP="003A4D80">
                          <w:pPr>
                            <w:spacing w:before="120" w:after="0"/>
                            <w:jc w:val="center"/>
                            <w:rPr>
                              <w:b/>
                              <w:bCs/>
                              <w:color w:val="365F91" w:themeColor="accent1" w:themeShade="BF"/>
                            </w:rPr>
                          </w:pPr>
                          <w:r w:rsidRPr="00542695">
                            <w:rPr>
                              <w:b/>
                              <w:bCs/>
                              <w:color w:val="365F91" w:themeColor="accent1" w:themeShade="BF"/>
                            </w:rPr>
                            <w:t>HỢP ĐỒNG LAO ĐỘNG</w:t>
                          </w:r>
                        </w:p>
                        <w:p w14:paraId="2354B97A" w14:textId="1A4D3A09" w:rsidR="003A4D80" w:rsidRPr="00542695" w:rsidRDefault="003A4D80" w:rsidP="003A4D80">
                          <w:pPr>
                            <w:spacing w:after="0"/>
                            <w:jc w:val="center"/>
                            <w:rPr>
                              <w:bCs/>
                              <w:i/>
                              <w:color w:val="365F91" w:themeColor="accent1" w:themeShade="BF"/>
                              <w:sz w:val="20"/>
                              <w:szCs w:val="20"/>
                            </w:rPr>
                          </w:pPr>
                          <w:r w:rsidRPr="00542695">
                            <w:rPr>
                              <w:bCs/>
                              <w:i/>
                              <w:color w:val="365F91" w:themeColor="accent1" w:themeShade="BF"/>
                              <w:sz w:val="20"/>
                              <w:szCs w:val="20"/>
                            </w:rPr>
                            <w:t xml:space="preserve">(Ban </w:t>
                          </w:r>
                          <w:proofErr w:type="spellStart"/>
                          <w:r w:rsidRPr="00542695">
                            <w:rPr>
                              <w:bCs/>
                              <w:i/>
                              <w:color w:val="365F91" w:themeColor="accent1" w:themeShade="BF"/>
                              <w:sz w:val="20"/>
                              <w:szCs w:val="20"/>
                            </w:rPr>
                            <w:t>hành</w:t>
                          </w:r>
                          <w:proofErr w:type="spellEnd"/>
                          <w:r w:rsidRPr="00542695">
                            <w:rPr>
                              <w:bCs/>
                              <w:i/>
                              <w:color w:val="365F91" w:themeColor="accent1" w:themeShade="BF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542695">
                            <w:rPr>
                              <w:bCs/>
                              <w:i/>
                              <w:color w:val="365F91" w:themeColor="accent1" w:themeShade="BF"/>
                              <w:sz w:val="20"/>
                              <w:szCs w:val="20"/>
                            </w:rPr>
                            <w:t>theo</w:t>
                          </w:r>
                          <w:proofErr w:type="spellEnd"/>
                          <w:r w:rsidRPr="00542695">
                            <w:rPr>
                              <w:bCs/>
                              <w:i/>
                              <w:color w:val="365F91" w:themeColor="accent1" w:themeShade="BF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542695">
                            <w:rPr>
                              <w:bCs/>
                              <w:i/>
                              <w:color w:val="365F91" w:themeColor="accent1" w:themeShade="BF"/>
                              <w:sz w:val="20"/>
                              <w:szCs w:val="20"/>
                            </w:rPr>
                            <w:t>Nghị</w:t>
                          </w:r>
                          <w:proofErr w:type="spellEnd"/>
                          <w:r w:rsidRPr="00542695">
                            <w:rPr>
                              <w:bCs/>
                              <w:i/>
                              <w:color w:val="365F91" w:themeColor="accent1" w:themeShade="BF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542695">
                            <w:rPr>
                              <w:bCs/>
                              <w:i/>
                              <w:color w:val="365F91" w:themeColor="accent1" w:themeShade="BF"/>
                              <w:sz w:val="20"/>
                              <w:szCs w:val="20"/>
                            </w:rPr>
                            <w:t>định</w:t>
                          </w:r>
                          <w:proofErr w:type="spellEnd"/>
                          <w:r w:rsidRPr="00542695">
                            <w:rPr>
                              <w:bCs/>
                              <w:i/>
                              <w:color w:val="365F91" w:themeColor="accent1" w:themeShade="BF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542695">
                            <w:rPr>
                              <w:bCs/>
                              <w:i/>
                              <w:color w:val="365F91" w:themeColor="accent1" w:themeShade="BF"/>
                              <w:sz w:val="20"/>
                              <w:szCs w:val="20"/>
                            </w:rPr>
                            <w:t>số</w:t>
                          </w:r>
                          <w:proofErr w:type="spellEnd"/>
                          <w:r w:rsidRPr="00542695">
                            <w:rPr>
                              <w:bCs/>
                              <w:i/>
                              <w:color w:val="365F91" w:themeColor="accent1" w:themeShade="BF"/>
                              <w:sz w:val="20"/>
                              <w:szCs w:val="20"/>
                            </w:rPr>
                            <w:t xml:space="preserve"> </w:t>
                          </w:r>
                          <w:r w:rsidR="00E60A90" w:rsidRPr="00542695">
                            <w:rPr>
                              <w:bCs/>
                              <w:i/>
                              <w:color w:val="365F91" w:themeColor="accent1" w:themeShade="BF"/>
                              <w:sz w:val="20"/>
                              <w:szCs w:val="20"/>
                            </w:rPr>
                            <w:t>14</w:t>
                          </w:r>
                          <w:r w:rsidRPr="00542695">
                            <w:rPr>
                              <w:bCs/>
                              <w:i/>
                              <w:color w:val="365F91" w:themeColor="accent1" w:themeShade="BF"/>
                              <w:sz w:val="20"/>
                              <w:szCs w:val="20"/>
                            </w:rPr>
                            <w:t>5/20</w:t>
                          </w:r>
                          <w:r w:rsidR="00E60A90" w:rsidRPr="00542695">
                            <w:rPr>
                              <w:bCs/>
                              <w:i/>
                              <w:color w:val="365F91" w:themeColor="accent1" w:themeShade="BF"/>
                              <w:sz w:val="20"/>
                              <w:szCs w:val="20"/>
                            </w:rPr>
                            <w:t>20</w:t>
                          </w:r>
                          <w:r w:rsidRPr="00542695">
                            <w:rPr>
                              <w:bCs/>
                              <w:i/>
                              <w:color w:val="365F91" w:themeColor="accent1" w:themeShade="BF"/>
                              <w:sz w:val="20"/>
                              <w:szCs w:val="20"/>
                            </w:rPr>
                            <w:t>/NĐ-CP</w:t>
                          </w:r>
                          <w:r w:rsidRPr="00542695">
                            <w:rPr>
                              <w:bCs/>
                              <w:color w:val="365F91" w:themeColor="accent1" w:themeShade="BF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="003E1EED" w:rsidRPr="00542695">
                            <w:rPr>
                              <w:bCs/>
                              <w:color w:val="365F91" w:themeColor="accent1" w:themeShade="BF"/>
                              <w:sz w:val="20"/>
                              <w:szCs w:val="20"/>
                            </w:rPr>
                            <w:t>ngày</w:t>
                          </w:r>
                          <w:proofErr w:type="spellEnd"/>
                          <w:r w:rsidR="003E1EED" w:rsidRPr="00542695">
                            <w:rPr>
                              <w:bCs/>
                              <w:color w:val="365F91" w:themeColor="accent1" w:themeShade="BF"/>
                              <w:sz w:val="20"/>
                              <w:szCs w:val="20"/>
                            </w:rPr>
                            <w:t xml:space="preserve"> 14/12/2020</w:t>
                          </w:r>
                          <w:r w:rsidR="007635F9" w:rsidRPr="00542695">
                            <w:rPr>
                              <w:bCs/>
                              <w:i/>
                              <w:color w:val="365F91" w:themeColor="accent1" w:themeShade="BF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542695">
                            <w:rPr>
                              <w:bCs/>
                              <w:color w:val="365F91" w:themeColor="accent1" w:themeShade="BF"/>
                              <w:sz w:val="20"/>
                              <w:szCs w:val="20"/>
                            </w:rPr>
                            <w:t>của</w:t>
                          </w:r>
                          <w:proofErr w:type="spellEnd"/>
                          <w:r w:rsidRPr="00542695">
                            <w:rPr>
                              <w:bCs/>
                              <w:color w:val="365F91" w:themeColor="accent1" w:themeShade="BF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542695">
                            <w:rPr>
                              <w:bCs/>
                              <w:color w:val="365F91" w:themeColor="accent1" w:themeShade="BF"/>
                              <w:sz w:val="20"/>
                              <w:szCs w:val="20"/>
                            </w:rPr>
                            <w:t>Bộ</w:t>
                          </w:r>
                          <w:proofErr w:type="spellEnd"/>
                          <w:r w:rsidRPr="00542695">
                            <w:rPr>
                              <w:bCs/>
                              <w:color w:val="365F91" w:themeColor="accent1" w:themeShade="BF"/>
                              <w:sz w:val="20"/>
                              <w:szCs w:val="20"/>
                            </w:rPr>
                            <w:t xml:space="preserve"> </w:t>
                          </w:r>
                          <w:r w:rsidR="007635F9" w:rsidRPr="00542695">
                            <w:rPr>
                              <w:bCs/>
                              <w:color w:val="365F91" w:themeColor="accent1" w:themeShade="BF"/>
                              <w:sz w:val="20"/>
                              <w:szCs w:val="20"/>
                            </w:rPr>
                            <w:t>LĐTB&amp;XH</w:t>
                          </w:r>
                          <w:r w:rsidRPr="00542695">
                            <w:rPr>
                              <w:bCs/>
                              <w:color w:val="365F91" w:themeColor="accent1" w:themeShade="BF"/>
                              <w:sz w:val="20"/>
                              <w:szCs w:val="20"/>
                            </w:rPr>
                            <w:t>)</w:t>
                          </w:r>
                        </w:p>
                        <w:p w14:paraId="2354B97B" w14:textId="77777777" w:rsidR="003A4D80" w:rsidRPr="003A4D80" w:rsidRDefault="003A4D80" w:rsidP="003A4D80">
                          <w:pPr>
                            <w:spacing w:before="120"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</w:p>
                        <w:p w14:paraId="2354B97C" w14:textId="77777777" w:rsidR="003A4D80" w:rsidRPr="003A4D80" w:rsidRDefault="003A4D80" w:rsidP="003A4D80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54B975" id="Rectangle 4" o:spid="_x0000_s1026" style="position:absolute;left:0;text-align:left;margin-left:92.8pt;margin-top:-32.05pt;width:308.5pt;height:51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" filled="f" strokecolor="white">
              <v:textbox>
                <w:txbxContent>
                  <w:p w14:paraId="2354B979" w14:textId="3E8B9735" w:rsidR="003A4D80" w:rsidRPr="00542695" w:rsidRDefault="003A4D80" w:rsidP="003A4D80">
                    <w:pPr>
                      <w:spacing w:before="120" w:after="0"/>
                      <w:jc w:val="center"/>
                      <w:rPr>
                        <w:b/>
                        <w:bCs/>
                        <w:color w:val="365F91" w:themeColor="accent1" w:themeShade="BF"/>
                      </w:rPr>
                    </w:pPr>
                    <w:r w:rsidRPr="00542695">
                      <w:rPr>
                        <w:b/>
                        <w:bCs/>
                        <w:color w:val="365F91" w:themeColor="accent1" w:themeShade="BF"/>
                      </w:rPr>
                      <w:t>HỢP ĐỒNG LAO ĐỘNG</w:t>
                    </w:r>
                  </w:p>
                  <w:p w14:paraId="2354B97A" w14:textId="1A4D3A09" w:rsidR="003A4D80" w:rsidRPr="00542695" w:rsidRDefault="003A4D80" w:rsidP="003A4D80">
                    <w:pPr>
                      <w:spacing w:after="0"/>
                      <w:jc w:val="center"/>
                      <w:rPr>
                        <w:bCs/>
                        <w:i/>
                        <w:color w:val="365F91" w:themeColor="accent1" w:themeShade="BF"/>
                        <w:sz w:val="20"/>
                        <w:szCs w:val="20"/>
                      </w:rPr>
                    </w:pPr>
                    <w:r w:rsidRPr="00542695">
                      <w:rPr>
                        <w:bCs/>
                        <w:i/>
                        <w:color w:val="365F91" w:themeColor="accent1" w:themeShade="BF"/>
                        <w:sz w:val="20"/>
                        <w:szCs w:val="20"/>
                      </w:rPr>
                      <w:t xml:space="preserve">(Ban </w:t>
                    </w:r>
                    <w:proofErr w:type="spellStart"/>
                    <w:r w:rsidRPr="00542695">
                      <w:rPr>
                        <w:bCs/>
                        <w:i/>
                        <w:color w:val="365F91" w:themeColor="accent1" w:themeShade="BF"/>
                        <w:sz w:val="20"/>
                        <w:szCs w:val="20"/>
                      </w:rPr>
                      <w:t>hành</w:t>
                    </w:r>
                    <w:proofErr w:type="spellEnd"/>
                    <w:r w:rsidRPr="00542695">
                      <w:rPr>
                        <w:bCs/>
                        <w:i/>
                        <w:color w:val="365F91" w:themeColor="accent1" w:themeShade="B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542695">
                      <w:rPr>
                        <w:bCs/>
                        <w:i/>
                        <w:color w:val="365F91" w:themeColor="accent1" w:themeShade="BF"/>
                        <w:sz w:val="20"/>
                        <w:szCs w:val="20"/>
                      </w:rPr>
                      <w:t>theo</w:t>
                    </w:r>
                    <w:proofErr w:type="spellEnd"/>
                    <w:r w:rsidRPr="00542695">
                      <w:rPr>
                        <w:bCs/>
                        <w:i/>
                        <w:color w:val="365F91" w:themeColor="accent1" w:themeShade="B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542695">
                      <w:rPr>
                        <w:bCs/>
                        <w:i/>
                        <w:color w:val="365F91" w:themeColor="accent1" w:themeShade="BF"/>
                        <w:sz w:val="20"/>
                        <w:szCs w:val="20"/>
                      </w:rPr>
                      <w:t>Nghị</w:t>
                    </w:r>
                    <w:proofErr w:type="spellEnd"/>
                    <w:r w:rsidRPr="00542695">
                      <w:rPr>
                        <w:bCs/>
                        <w:i/>
                        <w:color w:val="365F91" w:themeColor="accent1" w:themeShade="B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542695">
                      <w:rPr>
                        <w:bCs/>
                        <w:i/>
                        <w:color w:val="365F91" w:themeColor="accent1" w:themeShade="BF"/>
                        <w:sz w:val="20"/>
                        <w:szCs w:val="20"/>
                      </w:rPr>
                      <w:t>định</w:t>
                    </w:r>
                    <w:proofErr w:type="spellEnd"/>
                    <w:r w:rsidRPr="00542695">
                      <w:rPr>
                        <w:bCs/>
                        <w:i/>
                        <w:color w:val="365F91" w:themeColor="accent1" w:themeShade="B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542695">
                      <w:rPr>
                        <w:bCs/>
                        <w:i/>
                        <w:color w:val="365F91" w:themeColor="accent1" w:themeShade="BF"/>
                        <w:sz w:val="20"/>
                        <w:szCs w:val="20"/>
                      </w:rPr>
                      <w:t>số</w:t>
                    </w:r>
                    <w:proofErr w:type="spellEnd"/>
                    <w:r w:rsidRPr="00542695">
                      <w:rPr>
                        <w:bCs/>
                        <w:i/>
                        <w:color w:val="365F91" w:themeColor="accent1" w:themeShade="BF"/>
                        <w:sz w:val="20"/>
                        <w:szCs w:val="20"/>
                      </w:rPr>
                      <w:t xml:space="preserve"> </w:t>
                    </w:r>
                    <w:r w:rsidR="00E60A90" w:rsidRPr="00542695">
                      <w:rPr>
                        <w:bCs/>
                        <w:i/>
                        <w:color w:val="365F91" w:themeColor="accent1" w:themeShade="BF"/>
                        <w:sz w:val="20"/>
                        <w:szCs w:val="20"/>
                      </w:rPr>
                      <w:t>14</w:t>
                    </w:r>
                    <w:r w:rsidRPr="00542695">
                      <w:rPr>
                        <w:bCs/>
                        <w:i/>
                        <w:color w:val="365F91" w:themeColor="accent1" w:themeShade="BF"/>
                        <w:sz w:val="20"/>
                        <w:szCs w:val="20"/>
                      </w:rPr>
                      <w:t>5/20</w:t>
                    </w:r>
                    <w:r w:rsidR="00E60A90" w:rsidRPr="00542695">
                      <w:rPr>
                        <w:bCs/>
                        <w:i/>
                        <w:color w:val="365F91" w:themeColor="accent1" w:themeShade="BF"/>
                        <w:sz w:val="20"/>
                        <w:szCs w:val="20"/>
                      </w:rPr>
                      <w:t>20</w:t>
                    </w:r>
                    <w:r w:rsidRPr="00542695">
                      <w:rPr>
                        <w:bCs/>
                        <w:i/>
                        <w:color w:val="365F91" w:themeColor="accent1" w:themeShade="BF"/>
                        <w:sz w:val="20"/>
                        <w:szCs w:val="20"/>
                      </w:rPr>
                      <w:t>/NĐ-CP</w:t>
                    </w:r>
                    <w:r w:rsidRPr="00542695">
                      <w:rPr>
                        <w:bCs/>
                        <w:color w:val="365F91" w:themeColor="accent1" w:themeShade="B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="003E1EED" w:rsidRPr="00542695">
                      <w:rPr>
                        <w:bCs/>
                        <w:color w:val="365F91" w:themeColor="accent1" w:themeShade="BF"/>
                        <w:sz w:val="20"/>
                        <w:szCs w:val="20"/>
                      </w:rPr>
                      <w:t>ngày</w:t>
                    </w:r>
                    <w:proofErr w:type="spellEnd"/>
                    <w:r w:rsidR="003E1EED" w:rsidRPr="00542695">
                      <w:rPr>
                        <w:bCs/>
                        <w:color w:val="365F91" w:themeColor="accent1" w:themeShade="BF"/>
                        <w:sz w:val="20"/>
                        <w:szCs w:val="20"/>
                      </w:rPr>
                      <w:t xml:space="preserve"> 14/12/2020</w:t>
                    </w:r>
                    <w:r w:rsidR="007635F9" w:rsidRPr="00542695">
                      <w:rPr>
                        <w:bCs/>
                        <w:i/>
                        <w:color w:val="365F91" w:themeColor="accent1" w:themeShade="B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542695">
                      <w:rPr>
                        <w:bCs/>
                        <w:color w:val="365F91" w:themeColor="accent1" w:themeShade="BF"/>
                        <w:sz w:val="20"/>
                        <w:szCs w:val="20"/>
                      </w:rPr>
                      <w:t>của</w:t>
                    </w:r>
                    <w:proofErr w:type="spellEnd"/>
                    <w:r w:rsidRPr="00542695">
                      <w:rPr>
                        <w:bCs/>
                        <w:color w:val="365F91" w:themeColor="accent1" w:themeShade="BF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542695">
                      <w:rPr>
                        <w:bCs/>
                        <w:color w:val="365F91" w:themeColor="accent1" w:themeShade="BF"/>
                        <w:sz w:val="20"/>
                        <w:szCs w:val="20"/>
                      </w:rPr>
                      <w:t>Bộ</w:t>
                    </w:r>
                    <w:proofErr w:type="spellEnd"/>
                    <w:r w:rsidRPr="00542695">
                      <w:rPr>
                        <w:bCs/>
                        <w:color w:val="365F91" w:themeColor="accent1" w:themeShade="BF"/>
                        <w:sz w:val="20"/>
                        <w:szCs w:val="20"/>
                      </w:rPr>
                      <w:t xml:space="preserve"> </w:t>
                    </w:r>
                    <w:r w:rsidR="007635F9" w:rsidRPr="00542695">
                      <w:rPr>
                        <w:bCs/>
                        <w:color w:val="365F91" w:themeColor="accent1" w:themeShade="BF"/>
                        <w:sz w:val="20"/>
                        <w:szCs w:val="20"/>
                      </w:rPr>
                      <w:t>LĐTB&amp;XH</w:t>
                    </w:r>
                    <w:r w:rsidRPr="00542695">
                      <w:rPr>
                        <w:bCs/>
                        <w:color w:val="365F91" w:themeColor="accent1" w:themeShade="BF"/>
                        <w:sz w:val="20"/>
                        <w:szCs w:val="20"/>
                      </w:rPr>
                      <w:t>)</w:t>
                    </w:r>
                  </w:p>
                  <w:p w14:paraId="2354B97B" w14:textId="77777777" w:rsidR="003A4D80" w:rsidRPr="003A4D80" w:rsidRDefault="003A4D80" w:rsidP="003A4D80">
                    <w:pPr>
                      <w:spacing w:before="120" w:after="0"/>
                      <w:jc w:val="center"/>
                      <w:rPr>
                        <w:rFonts w:ascii="Arial" w:hAnsi="Arial" w:cs="Arial"/>
                        <w:b/>
                        <w:bCs/>
                      </w:rPr>
                    </w:pPr>
                  </w:p>
                  <w:p w14:paraId="2354B97C" w14:textId="77777777" w:rsidR="003A4D80" w:rsidRPr="003A4D80" w:rsidRDefault="003A4D80" w:rsidP="003A4D80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</w:p>
                </w:txbxContent>
              </v:textbox>
              <w10:wrap type="square"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113E1"/>
    <w:multiLevelType w:val="multilevel"/>
    <w:tmpl w:val="AE06BD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7A13CA5"/>
    <w:multiLevelType w:val="hybridMultilevel"/>
    <w:tmpl w:val="E10E8FD0"/>
    <w:lvl w:ilvl="0" w:tplc="41A4BAA6"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" w15:restartNumberingAfterBreak="0">
    <w:nsid w:val="1B4B4DE5"/>
    <w:multiLevelType w:val="hybridMultilevel"/>
    <w:tmpl w:val="EBBC2FCC"/>
    <w:lvl w:ilvl="0" w:tplc="32205404">
      <w:numFmt w:val="bullet"/>
      <w:lvlText w:val="-"/>
      <w:lvlJc w:val="left"/>
      <w:pPr>
        <w:ind w:left="107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3" w15:restartNumberingAfterBreak="0">
    <w:nsid w:val="1C801CA0"/>
    <w:multiLevelType w:val="multilevel"/>
    <w:tmpl w:val="C784C00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D3C46F8"/>
    <w:multiLevelType w:val="multilevel"/>
    <w:tmpl w:val="BBEAAB4C"/>
    <w:lvl w:ilvl="0">
      <w:start w:val="1"/>
      <w:numFmt w:val="decimal"/>
      <w:lvlText w:val="7.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5" w15:restartNumberingAfterBreak="0">
    <w:nsid w:val="26513AC0"/>
    <w:multiLevelType w:val="hybridMultilevel"/>
    <w:tmpl w:val="488A4F1A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00339B"/>
    <w:multiLevelType w:val="multilevel"/>
    <w:tmpl w:val="21FC27C0"/>
    <w:lvl w:ilvl="0">
      <w:start w:val="1"/>
      <w:numFmt w:val="decimal"/>
      <w:lvlText w:val="10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1.%2."/>
      <w:lvlJc w:val="left"/>
      <w:pPr>
        <w:ind w:left="9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3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0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7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2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940" w:hanging="180"/>
      </w:pPr>
      <w:rPr>
        <w:rFonts w:hint="default"/>
      </w:rPr>
    </w:lvl>
  </w:abstractNum>
  <w:abstractNum w:abstractNumId="7" w15:restartNumberingAfterBreak="0">
    <w:nsid w:val="28033EBF"/>
    <w:multiLevelType w:val="multilevel"/>
    <w:tmpl w:val="AA52B1D4"/>
    <w:lvl w:ilvl="0">
      <w:start w:val="1"/>
      <w:numFmt w:val="lowerLetter"/>
      <w:lvlText w:val="%1."/>
      <w:lvlJc w:val="left"/>
      <w:pPr>
        <w:ind w:left="717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1077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37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9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5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1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7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3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97" w:hanging="360"/>
      </w:pPr>
      <w:rPr>
        <w:rFonts w:hint="default"/>
      </w:rPr>
    </w:lvl>
  </w:abstractNum>
  <w:abstractNum w:abstractNumId="8" w15:restartNumberingAfterBreak="0">
    <w:nsid w:val="2C3A6E67"/>
    <w:multiLevelType w:val="multilevel"/>
    <w:tmpl w:val="65A854CE"/>
    <w:lvl w:ilvl="0">
      <w:start w:val="1"/>
      <w:numFmt w:val="lowerLetter"/>
      <w:lvlText w:val="%1."/>
      <w:lvlJc w:val="left"/>
      <w:pPr>
        <w:ind w:left="785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1145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505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65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225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85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4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305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65" w:hanging="360"/>
      </w:pPr>
      <w:rPr>
        <w:rFonts w:hint="default"/>
      </w:rPr>
    </w:lvl>
  </w:abstractNum>
  <w:abstractNum w:abstractNumId="9" w15:restartNumberingAfterBreak="0">
    <w:nsid w:val="33197BBC"/>
    <w:multiLevelType w:val="hybridMultilevel"/>
    <w:tmpl w:val="8BA0E3AE"/>
    <w:lvl w:ilvl="0" w:tplc="27F441D4">
      <w:start w:val="1"/>
      <w:numFmt w:val="decimal"/>
      <w:lvlText w:val="11.%1."/>
      <w:lvlJc w:val="left"/>
      <w:pPr>
        <w:ind w:left="121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9" w:hanging="360"/>
      </w:pPr>
    </w:lvl>
    <w:lvl w:ilvl="2" w:tplc="FFFFFFFF" w:tentative="1">
      <w:start w:val="1"/>
      <w:numFmt w:val="lowerRoman"/>
      <w:lvlText w:val="%3."/>
      <w:lvlJc w:val="right"/>
      <w:pPr>
        <w:ind w:left="2659" w:hanging="180"/>
      </w:pPr>
    </w:lvl>
    <w:lvl w:ilvl="3" w:tplc="FFFFFFFF" w:tentative="1">
      <w:start w:val="1"/>
      <w:numFmt w:val="decimal"/>
      <w:lvlText w:val="%4."/>
      <w:lvlJc w:val="left"/>
      <w:pPr>
        <w:ind w:left="3379" w:hanging="360"/>
      </w:pPr>
    </w:lvl>
    <w:lvl w:ilvl="4" w:tplc="FFFFFFFF" w:tentative="1">
      <w:start w:val="1"/>
      <w:numFmt w:val="lowerLetter"/>
      <w:lvlText w:val="%5."/>
      <w:lvlJc w:val="left"/>
      <w:pPr>
        <w:ind w:left="4099" w:hanging="360"/>
      </w:pPr>
    </w:lvl>
    <w:lvl w:ilvl="5" w:tplc="FFFFFFFF" w:tentative="1">
      <w:start w:val="1"/>
      <w:numFmt w:val="lowerRoman"/>
      <w:lvlText w:val="%6."/>
      <w:lvlJc w:val="right"/>
      <w:pPr>
        <w:ind w:left="4819" w:hanging="180"/>
      </w:pPr>
    </w:lvl>
    <w:lvl w:ilvl="6" w:tplc="FFFFFFFF" w:tentative="1">
      <w:start w:val="1"/>
      <w:numFmt w:val="decimal"/>
      <w:lvlText w:val="%7."/>
      <w:lvlJc w:val="left"/>
      <w:pPr>
        <w:ind w:left="5539" w:hanging="360"/>
      </w:pPr>
    </w:lvl>
    <w:lvl w:ilvl="7" w:tplc="FFFFFFFF" w:tentative="1">
      <w:start w:val="1"/>
      <w:numFmt w:val="lowerLetter"/>
      <w:lvlText w:val="%8."/>
      <w:lvlJc w:val="left"/>
      <w:pPr>
        <w:ind w:left="6259" w:hanging="360"/>
      </w:pPr>
    </w:lvl>
    <w:lvl w:ilvl="8" w:tplc="FFFFFFFF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10" w15:restartNumberingAfterBreak="0">
    <w:nsid w:val="35902340"/>
    <w:multiLevelType w:val="multilevel"/>
    <w:tmpl w:val="9DEC131C"/>
    <w:lvl w:ilvl="0">
      <w:start w:val="1"/>
      <w:numFmt w:val="decimal"/>
      <w:lvlText w:val="4.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379C28D7"/>
    <w:multiLevelType w:val="multilevel"/>
    <w:tmpl w:val="DD72217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3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0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7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2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940" w:hanging="180"/>
      </w:pPr>
      <w:rPr>
        <w:rFonts w:hint="default"/>
      </w:rPr>
    </w:lvl>
  </w:abstractNum>
  <w:abstractNum w:abstractNumId="12" w15:restartNumberingAfterBreak="0">
    <w:nsid w:val="3EAB5E0D"/>
    <w:multiLevelType w:val="hybridMultilevel"/>
    <w:tmpl w:val="A6E05AE4"/>
    <w:lvl w:ilvl="0" w:tplc="837EF898">
      <w:start w:val="1"/>
      <w:numFmt w:val="decimal"/>
      <w:lvlText w:val="8.%1."/>
      <w:lvlJc w:val="left"/>
      <w:pPr>
        <w:ind w:left="27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95" w:hanging="360"/>
      </w:pPr>
    </w:lvl>
    <w:lvl w:ilvl="2" w:tplc="0809001B" w:tentative="1">
      <w:start w:val="1"/>
      <w:numFmt w:val="lowerRoman"/>
      <w:lvlText w:val="%3."/>
      <w:lvlJc w:val="right"/>
      <w:pPr>
        <w:ind w:left="1715" w:hanging="180"/>
      </w:pPr>
    </w:lvl>
    <w:lvl w:ilvl="3" w:tplc="0809000F" w:tentative="1">
      <w:start w:val="1"/>
      <w:numFmt w:val="decimal"/>
      <w:lvlText w:val="%4."/>
      <w:lvlJc w:val="left"/>
      <w:pPr>
        <w:ind w:left="2435" w:hanging="360"/>
      </w:pPr>
    </w:lvl>
    <w:lvl w:ilvl="4" w:tplc="08090019" w:tentative="1">
      <w:start w:val="1"/>
      <w:numFmt w:val="lowerLetter"/>
      <w:lvlText w:val="%5."/>
      <w:lvlJc w:val="left"/>
      <w:pPr>
        <w:ind w:left="3155" w:hanging="360"/>
      </w:pPr>
    </w:lvl>
    <w:lvl w:ilvl="5" w:tplc="0809001B" w:tentative="1">
      <w:start w:val="1"/>
      <w:numFmt w:val="lowerRoman"/>
      <w:lvlText w:val="%6."/>
      <w:lvlJc w:val="right"/>
      <w:pPr>
        <w:ind w:left="3875" w:hanging="180"/>
      </w:pPr>
    </w:lvl>
    <w:lvl w:ilvl="6" w:tplc="0809000F" w:tentative="1">
      <w:start w:val="1"/>
      <w:numFmt w:val="decimal"/>
      <w:lvlText w:val="%7."/>
      <w:lvlJc w:val="left"/>
      <w:pPr>
        <w:ind w:left="4595" w:hanging="360"/>
      </w:pPr>
    </w:lvl>
    <w:lvl w:ilvl="7" w:tplc="08090019" w:tentative="1">
      <w:start w:val="1"/>
      <w:numFmt w:val="lowerLetter"/>
      <w:lvlText w:val="%8."/>
      <w:lvlJc w:val="left"/>
      <w:pPr>
        <w:ind w:left="5315" w:hanging="360"/>
      </w:pPr>
    </w:lvl>
    <w:lvl w:ilvl="8" w:tplc="0809001B" w:tentative="1">
      <w:start w:val="1"/>
      <w:numFmt w:val="lowerRoman"/>
      <w:lvlText w:val="%9."/>
      <w:lvlJc w:val="right"/>
      <w:pPr>
        <w:ind w:left="6035" w:hanging="180"/>
      </w:pPr>
    </w:lvl>
  </w:abstractNum>
  <w:abstractNum w:abstractNumId="13" w15:restartNumberingAfterBreak="0">
    <w:nsid w:val="402043C2"/>
    <w:multiLevelType w:val="multilevel"/>
    <w:tmpl w:val="FB3CB04E"/>
    <w:lvl w:ilvl="0">
      <w:start w:val="1"/>
      <w:numFmt w:val="decimal"/>
      <w:lvlText w:val="12.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7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9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3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5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90" w:hanging="180"/>
      </w:pPr>
      <w:rPr>
        <w:rFonts w:hint="default"/>
      </w:rPr>
    </w:lvl>
  </w:abstractNum>
  <w:abstractNum w:abstractNumId="14" w15:restartNumberingAfterBreak="0">
    <w:nsid w:val="41C60F1C"/>
    <w:multiLevelType w:val="multilevel"/>
    <w:tmpl w:val="B2863002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5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7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9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41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3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5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70" w:hanging="180"/>
      </w:pPr>
      <w:rPr>
        <w:rFonts w:hint="default"/>
      </w:rPr>
    </w:lvl>
  </w:abstractNum>
  <w:abstractNum w:abstractNumId="15" w15:restartNumberingAfterBreak="0">
    <w:nsid w:val="43E55C17"/>
    <w:multiLevelType w:val="multilevel"/>
    <w:tmpl w:val="FB3CB04E"/>
    <w:lvl w:ilvl="0">
      <w:start w:val="1"/>
      <w:numFmt w:val="decimal"/>
      <w:lvlText w:val="12.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9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1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3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05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77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9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10" w:hanging="180"/>
      </w:pPr>
      <w:rPr>
        <w:rFonts w:hint="default"/>
      </w:rPr>
    </w:lvl>
  </w:abstractNum>
  <w:abstractNum w:abstractNumId="16" w15:restartNumberingAfterBreak="0">
    <w:nsid w:val="44D31B90"/>
    <w:multiLevelType w:val="multilevel"/>
    <w:tmpl w:val="042A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5AD3929"/>
    <w:multiLevelType w:val="multilevel"/>
    <w:tmpl w:val="FF201BC0"/>
    <w:lvl w:ilvl="0">
      <w:start w:val="1"/>
      <w:numFmt w:val="decimal"/>
      <w:lvlText w:val="15.%1.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8" w15:restartNumberingAfterBreak="0">
    <w:nsid w:val="49B9028D"/>
    <w:multiLevelType w:val="hybridMultilevel"/>
    <w:tmpl w:val="094049A2"/>
    <w:lvl w:ilvl="0" w:tplc="042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325" w:hanging="360"/>
      </w:pPr>
      <w:rPr>
        <w:rFonts w:ascii="Symbol" w:hAnsi="Symbol" w:hint="default"/>
      </w:rPr>
    </w:lvl>
    <w:lvl w:ilvl="2" w:tplc="8E78F8BE">
      <w:start w:val="13"/>
      <w:numFmt w:val="bullet"/>
      <w:lvlText w:val="-"/>
      <w:lvlJc w:val="left"/>
      <w:pPr>
        <w:ind w:left="1865" w:hanging="180"/>
      </w:pPr>
      <w:rPr>
        <w:rFonts w:ascii="Cambria" w:eastAsiaTheme="minorHAnsi" w:hAnsi="Cambria" w:cstheme="minorHAnsi" w:hint="default"/>
      </w:rPr>
    </w:lvl>
    <w:lvl w:ilvl="3" w:tplc="0409000F" w:tentative="1">
      <w:start w:val="1"/>
      <w:numFmt w:val="decimal"/>
      <w:lvlText w:val="%4."/>
      <w:lvlJc w:val="left"/>
      <w:pPr>
        <w:ind w:left="2765" w:hanging="360"/>
      </w:pPr>
    </w:lvl>
    <w:lvl w:ilvl="4" w:tplc="04090019" w:tentative="1">
      <w:start w:val="1"/>
      <w:numFmt w:val="lowerLetter"/>
      <w:lvlText w:val="%5."/>
      <w:lvlJc w:val="left"/>
      <w:pPr>
        <w:ind w:left="3485" w:hanging="360"/>
      </w:pPr>
    </w:lvl>
    <w:lvl w:ilvl="5" w:tplc="0409001B" w:tentative="1">
      <w:start w:val="1"/>
      <w:numFmt w:val="lowerRoman"/>
      <w:lvlText w:val="%6."/>
      <w:lvlJc w:val="right"/>
      <w:pPr>
        <w:ind w:left="4205" w:hanging="180"/>
      </w:pPr>
    </w:lvl>
    <w:lvl w:ilvl="6" w:tplc="0409000F" w:tentative="1">
      <w:start w:val="1"/>
      <w:numFmt w:val="decimal"/>
      <w:lvlText w:val="%7."/>
      <w:lvlJc w:val="left"/>
      <w:pPr>
        <w:ind w:left="4925" w:hanging="360"/>
      </w:pPr>
    </w:lvl>
    <w:lvl w:ilvl="7" w:tplc="04090019" w:tentative="1">
      <w:start w:val="1"/>
      <w:numFmt w:val="lowerLetter"/>
      <w:lvlText w:val="%8."/>
      <w:lvlJc w:val="left"/>
      <w:pPr>
        <w:ind w:left="5645" w:hanging="360"/>
      </w:pPr>
    </w:lvl>
    <w:lvl w:ilvl="8" w:tplc="0409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19" w15:restartNumberingAfterBreak="0">
    <w:nsid w:val="4A4A3E19"/>
    <w:multiLevelType w:val="multilevel"/>
    <w:tmpl w:val="C4B26FFA"/>
    <w:lvl w:ilvl="0">
      <w:start w:val="1"/>
      <w:numFmt w:val="decimal"/>
      <w:lvlText w:val="14.%1.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00" w:hanging="180"/>
      </w:pPr>
      <w:rPr>
        <w:rFonts w:hint="default"/>
      </w:rPr>
    </w:lvl>
  </w:abstractNum>
  <w:abstractNum w:abstractNumId="20" w15:restartNumberingAfterBreak="0">
    <w:nsid w:val="4F581920"/>
    <w:multiLevelType w:val="hybridMultilevel"/>
    <w:tmpl w:val="49C8F332"/>
    <w:lvl w:ilvl="0" w:tplc="6166E420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BA141E"/>
    <w:multiLevelType w:val="hybridMultilevel"/>
    <w:tmpl w:val="75CEF164"/>
    <w:lvl w:ilvl="0" w:tplc="2446E5F6">
      <w:start w:val="1"/>
      <w:numFmt w:val="decimal"/>
      <w:lvlText w:val="9.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2" w15:restartNumberingAfterBreak="0">
    <w:nsid w:val="529B4CCE"/>
    <w:multiLevelType w:val="multilevel"/>
    <w:tmpl w:val="95AED88E"/>
    <w:lvl w:ilvl="0">
      <w:start w:val="1"/>
      <w:numFmt w:val="decimal"/>
      <w:lvlText w:val="8.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9.1.%2."/>
      <w:lvlJc w:val="left"/>
      <w:pPr>
        <w:ind w:left="16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7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rFonts w:hint="default"/>
      </w:rPr>
    </w:lvl>
  </w:abstractNum>
  <w:abstractNum w:abstractNumId="23" w15:restartNumberingAfterBreak="0">
    <w:nsid w:val="532B62CE"/>
    <w:multiLevelType w:val="multilevel"/>
    <w:tmpl w:val="ABA8FBD8"/>
    <w:lvl w:ilvl="0">
      <w:start w:val="1"/>
      <w:numFmt w:val="decimal"/>
      <w:lvlText w:val="2. %1."/>
      <w:lvlJc w:val="left"/>
      <w:pPr>
        <w:ind w:left="54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90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6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0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20" w:hanging="360"/>
      </w:pPr>
      <w:rPr>
        <w:rFonts w:hint="default"/>
      </w:rPr>
    </w:lvl>
  </w:abstractNum>
  <w:abstractNum w:abstractNumId="24" w15:restartNumberingAfterBreak="0">
    <w:nsid w:val="532B6C2B"/>
    <w:multiLevelType w:val="hybridMultilevel"/>
    <w:tmpl w:val="45F2BC98"/>
    <w:lvl w:ilvl="0" w:tplc="6166E4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D6745F"/>
    <w:multiLevelType w:val="multilevel"/>
    <w:tmpl w:val="6272398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36A1902"/>
    <w:multiLevelType w:val="multilevel"/>
    <w:tmpl w:val="1902C926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5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7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9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41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3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5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70" w:hanging="180"/>
      </w:pPr>
      <w:rPr>
        <w:rFonts w:hint="default"/>
      </w:rPr>
    </w:lvl>
  </w:abstractNum>
  <w:abstractNum w:abstractNumId="27" w15:restartNumberingAfterBreak="0">
    <w:nsid w:val="649207CB"/>
    <w:multiLevelType w:val="hybridMultilevel"/>
    <w:tmpl w:val="52F268CA"/>
    <w:lvl w:ilvl="0" w:tplc="8E78F8BE">
      <w:start w:val="13"/>
      <w:numFmt w:val="bullet"/>
      <w:lvlText w:val="-"/>
      <w:lvlJc w:val="left"/>
      <w:pPr>
        <w:ind w:left="785" w:hanging="360"/>
      </w:pPr>
      <w:rPr>
        <w:rFonts w:ascii="Cambria" w:eastAsiaTheme="minorHAnsi" w:hAnsi="Cambria" w:cstheme="minorHAnsi" w:hint="default"/>
      </w:rPr>
    </w:lvl>
    <w:lvl w:ilvl="1" w:tplc="04090001">
      <w:start w:val="1"/>
      <w:numFmt w:val="bullet"/>
      <w:lvlText w:val=""/>
      <w:lvlJc w:val="left"/>
      <w:pPr>
        <w:ind w:left="1325" w:hanging="360"/>
      </w:pPr>
      <w:rPr>
        <w:rFonts w:ascii="Symbol" w:hAnsi="Symbol" w:hint="default"/>
      </w:rPr>
    </w:lvl>
    <w:lvl w:ilvl="2" w:tplc="8E78F8BE">
      <w:start w:val="13"/>
      <w:numFmt w:val="bullet"/>
      <w:lvlText w:val="-"/>
      <w:lvlJc w:val="left"/>
      <w:pPr>
        <w:ind w:left="1865" w:hanging="180"/>
      </w:pPr>
      <w:rPr>
        <w:rFonts w:ascii="Cambria" w:eastAsiaTheme="minorHAnsi" w:hAnsi="Cambria" w:cstheme="minorHAnsi" w:hint="default"/>
      </w:rPr>
    </w:lvl>
    <w:lvl w:ilvl="3" w:tplc="0409000F" w:tentative="1">
      <w:start w:val="1"/>
      <w:numFmt w:val="decimal"/>
      <w:lvlText w:val="%4."/>
      <w:lvlJc w:val="left"/>
      <w:pPr>
        <w:ind w:left="2765" w:hanging="360"/>
      </w:pPr>
    </w:lvl>
    <w:lvl w:ilvl="4" w:tplc="04090019" w:tentative="1">
      <w:start w:val="1"/>
      <w:numFmt w:val="lowerLetter"/>
      <w:lvlText w:val="%5."/>
      <w:lvlJc w:val="left"/>
      <w:pPr>
        <w:ind w:left="3485" w:hanging="360"/>
      </w:pPr>
    </w:lvl>
    <w:lvl w:ilvl="5" w:tplc="0409001B" w:tentative="1">
      <w:start w:val="1"/>
      <w:numFmt w:val="lowerRoman"/>
      <w:lvlText w:val="%6."/>
      <w:lvlJc w:val="right"/>
      <w:pPr>
        <w:ind w:left="4205" w:hanging="180"/>
      </w:pPr>
    </w:lvl>
    <w:lvl w:ilvl="6" w:tplc="0409000F" w:tentative="1">
      <w:start w:val="1"/>
      <w:numFmt w:val="decimal"/>
      <w:lvlText w:val="%7."/>
      <w:lvlJc w:val="left"/>
      <w:pPr>
        <w:ind w:left="4925" w:hanging="360"/>
      </w:pPr>
    </w:lvl>
    <w:lvl w:ilvl="7" w:tplc="04090019" w:tentative="1">
      <w:start w:val="1"/>
      <w:numFmt w:val="lowerLetter"/>
      <w:lvlText w:val="%8."/>
      <w:lvlJc w:val="left"/>
      <w:pPr>
        <w:ind w:left="5645" w:hanging="360"/>
      </w:pPr>
    </w:lvl>
    <w:lvl w:ilvl="8" w:tplc="0409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28" w15:restartNumberingAfterBreak="0">
    <w:nsid w:val="6AC14189"/>
    <w:multiLevelType w:val="hybridMultilevel"/>
    <w:tmpl w:val="6B1C7032"/>
    <w:lvl w:ilvl="0" w:tplc="C8FE541E">
      <w:start w:val="1"/>
      <w:numFmt w:val="decimal"/>
      <w:lvlText w:val="12.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9" w15:restartNumberingAfterBreak="0">
    <w:nsid w:val="6F5F5E37"/>
    <w:multiLevelType w:val="multilevel"/>
    <w:tmpl w:val="01E4D064"/>
    <w:lvl w:ilvl="0">
      <w:start w:val="1"/>
      <w:numFmt w:val="decimal"/>
      <w:lvlText w:val="Điều %1."/>
      <w:lvlJc w:val="left"/>
      <w:pPr>
        <w:ind w:left="999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122628E"/>
    <w:multiLevelType w:val="hybridMultilevel"/>
    <w:tmpl w:val="74FA23AA"/>
    <w:lvl w:ilvl="0" w:tplc="042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325" w:hanging="360"/>
      </w:pPr>
      <w:rPr>
        <w:rFonts w:ascii="Symbol" w:hAnsi="Symbol" w:hint="default"/>
      </w:rPr>
    </w:lvl>
    <w:lvl w:ilvl="2" w:tplc="8E78F8BE">
      <w:start w:val="13"/>
      <w:numFmt w:val="bullet"/>
      <w:lvlText w:val="-"/>
      <w:lvlJc w:val="left"/>
      <w:pPr>
        <w:ind w:left="1865" w:hanging="180"/>
      </w:pPr>
      <w:rPr>
        <w:rFonts w:ascii="Cambria" w:eastAsiaTheme="minorHAnsi" w:hAnsi="Cambria" w:cstheme="minorHAnsi" w:hint="default"/>
      </w:rPr>
    </w:lvl>
    <w:lvl w:ilvl="3" w:tplc="0409000F" w:tentative="1">
      <w:start w:val="1"/>
      <w:numFmt w:val="decimal"/>
      <w:lvlText w:val="%4."/>
      <w:lvlJc w:val="left"/>
      <w:pPr>
        <w:ind w:left="2765" w:hanging="360"/>
      </w:pPr>
    </w:lvl>
    <w:lvl w:ilvl="4" w:tplc="04090019" w:tentative="1">
      <w:start w:val="1"/>
      <w:numFmt w:val="lowerLetter"/>
      <w:lvlText w:val="%5."/>
      <w:lvlJc w:val="left"/>
      <w:pPr>
        <w:ind w:left="3485" w:hanging="360"/>
      </w:pPr>
    </w:lvl>
    <w:lvl w:ilvl="5" w:tplc="0409001B" w:tentative="1">
      <w:start w:val="1"/>
      <w:numFmt w:val="lowerRoman"/>
      <w:lvlText w:val="%6."/>
      <w:lvlJc w:val="right"/>
      <w:pPr>
        <w:ind w:left="4205" w:hanging="180"/>
      </w:pPr>
    </w:lvl>
    <w:lvl w:ilvl="6" w:tplc="0409000F" w:tentative="1">
      <w:start w:val="1"/>
      <w:numFmt w:val="decimal"/>
      <w:lvlText w:val="%7."/>
      <w:lvlJc w:val="left"/>
      <w:pPr>
        <w:ind w:left="4925" w:hanging="360"/>
      </w:pPr>
    </w:lvl>
    <w:lvl w:ilvl="7" w:tplc="04090019" w:tentative="1">
      <w:start w:val="1"/>
      <w:numFmt w:val="lowerLetter"/>
      <w:lvlText w:val="%8."/>
      <w:lvlJc w:val="left"/>
      <w:pPr>
        <w:ind w:left="5645" w:hanging="360"/>
      </w:pPr>
    </w:lvl>
    <w:lvl w:ilvl="8" w:tplc="0409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31" w15:restartNumberingAfterBreak="0">
    <w:nsid w:val="73F95E04"/>
    <w:multiLevelType w:val="multilevel"/>
    <w:tmpl w:val="7828F80E"/>
    <w:lvl w:ilvl="0">
      <w:start w:val="1"/>
      <w:numFmt w:val="decimal"/>
      <w:lvlText w:val="13.%1."/>
      <w:lvlJc w:val="left"/>
      <w:pPr>
        <w:ind w:left="90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62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9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7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780" w:hanging="360"/>
      </w:pPr>
      <w:rPr>
        <w:rFonts w:hint="default"/>
      </w:rPr>
    </w:lvl>
  </w:abstractNum>
  <w:abstractNum w:abstractNumId="32" w15:restartNumberingAfterBreak="0">
    <w:nsid w:val="759F1735"/>
    <w:multiLevelType w:val="multilevel"/>
    <w:tmpl w:val="46580B18"/>
    <w:lvl w:ilvl="0">
      <w:start w:val="1"/>
      <w:numFmt w:val="decimal"/>
      <w:lvlText w:val="5.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3" w15:restartNumberingAfterBreak="0">
    <w:nsid w:val="78A64702"/>
    <w:multiLevelType w:val="multilevel"/>
    <w:tmpl w:val="DB04AD82"/>
    <w:lvl w:ilvl="0">
      <w:start w:val="1"/>
      <w:numFmt w:val="decimal"/>
      <w:lvlText w:val="3. %1."/>
      <w:lvlJc w:val="left"/>
      <w:pPr>
        <w:ind w:left="54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90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6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0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20" w:hanging="360"/>
      </w:pPr>
      <w:rPr>
        <w:rFonts w:hint="default"/>
      </w:rPr>
    </w:lvl>
  </w:abstractNum>
  <w:abstractNum w:abstractNumId="34" w15:restartNumberingAfterBreak="0">
    <w:nsid w:val="791E3BC9"/>
    <w:multiLevelType w:val="hybridMultilevel"/>
    <w:tmpl w:val="C54A1F24"/>
    <w:lvl w:ilvl="0" w:tplc="AE4E69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7A9C0F05"/>
    <w:multiLevelType w:val="hybridMultilevel"/>
    <w:tmpl w:val="AE58121E"/>
    <w:lvl w:ilvl="0" w:tplc="756A00A2">
      <w:start w:val="1"/>
      <w:numFmt w:val="decimal"/>
      <w:lvlText w:val="9.%1."/>
      <w:lvlJc w:val="left"/>
      <w:pPr>
        <w:ind w:left="1145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6" w15:restartNumberingAfterBreak="0">
    <w:nsid w:val="7E1C5183"/>
    <w:multiLevelType w:val="multilevel"/>
    <w:tmpl w:val="CF70A5C2"/>
    <w:lvl w:ilvl="0">
      <w:start w:val="1"/>
      <w:numFmt w:val="decimal"/>
      <w:lvlText w:val="1.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00" w:hanging="180"/>
      </w:pPr>
      <w:rPr>
        <w:rFonts w:hint="default"/>
      </w:rPr>
    </w:lvl>
  </w:abstractNum>
  <w:abstractNum w:abstractNumId="37" w15:restartNumberingAfterBreak="0">
    <w:nsid w:val="7EE326A7"/>
    <w:multiLevelType w:val="multilevel"/>
    <w:tmpl w:val="03F2BCB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1958750411">
    <w:abstractNumId w:val="16"/>
  </w:num>
  <w:num w:numId="2" w16cid:durableId="827327315">
    <w:abstractNumId w:val="29"/>
  </w:num>
  <w:num w:numId="3" w16cid:durableId="1480266298">
    <w:abstractNumId w:val="19"/>
  </w:num>
  <w:num w:numId="4" w16cid:durableId="1234464595">
    <w:abstractNumId w:val="36"/>
  </w:num>
  <w:num w:numId="5" w16cid:durableId="1217470802">
    <w:abstractNumId w:val="33"/>
  </w:num>
  <w:num w:numId="6" w16cid:durableId="1444183635">
    <w:abstractNumId w:val="23"/>
  </w:num>
  <w:num w:numId="7" w16cid:durableId="1748308853">
    <w:abstractNumId w:val="10"/>
  </w:num>
  <w:num w:numId="8" w16cid:durableId="1452094380">
    <w:abstractNumId w:val="32"/>
  </w:num>
  <w:num w:numId="9" w16cid:durableId="2137945391">
    <w:abstractNumId w:val="4"/>
  </w:num>
  <w:num w:numId="10" w16cid:durableId="1602838033">
    <w:abstractNumId w:val="22"/>
  </w:num>
  <w:num w:numId="11" w16cid:durableId="1080519021">
    <w:abstractNumId w:val="21"/>
  </w:num>
  <w:num w:numId="12" w16cid:durableId="907694499">
    <w:abstractNumId w:val="13"/>
  </w:num>
  <w:num w:numId="13" w16cid:durableId="183787586">
    <w:abstractNumId w:val="31"/>
  </w:num>
  <w:num w:numId="14" w16cid:durableId="643120968">
    <w:abstractNumId w:val="17"/>
  </w:num>
  <w:num w:numId="15" w16cid:durableId="555899326">
    <w:abstractNumId w:val="11"/>
  </w:num>
  <w:num w:numId="16" w16cid:durableId="1363435796">
    <w:abstractNumId w:val="27"/>
  </w:num>
  <w:num w:numId="17" w16cid:durableId="402024070">
    <w:abstractNumId w:val="18"/>
  </w:num>
  <w:num w:numId="18" w16cid:durableId="293214303">
    <w:abstractNumId w:val="30"/>
  </w:num>
  <w:num w:numId="19" w16cid:durableId="1455905048">
    <w:abstractNumId w:val="6"/>
  </w:num>
  <w:num w:numId="20" w16cid:durableId="240332047">
    <w:abstractNumId w:val="7"/>
  </w:num>
  <w:num w:numId="21" w16cid:durableId="1265575666">
    <w:abstractNumId w:val="8"/>
  </w:num>
  <w:num w:numId="22" w16cid:durableId="1244949937">
    <w:abstractNumId w:val="15"/>
  </w:num>
  <w:num w:numId="23" w16cid:durableId="777525924">
    <w:abstractNumId w:val="14"/>
  </w:num>
  <w:num w:numId="24" w16cid:durableId="1602642531">
    <w:abstractNumId w:val="26"/>
  </w:num>
  <w:num w:numId="25" w16cid:durableId="1351492838">
    <w:abstractNumId w:val="5"/>
  </w:num>
  <w:num w:numId="26" w16cid:durableId="1433361123">
    <w:abstractNumId w:val="34"/>
  </w:num>
  <w:num w:numId="27" w16cid:durableId="1037895245">
    <w:abstractNumId w:val="2"/>
  </w:num>
  <w:num w:numId="28" w16cid:durableId="53549841">
    <w:abstractNumId w:val="20"/>
  </w:num>
  <w:num w:numId="29" w16cid:durableId="1375083873">
    <w:abstractNumId w:val="0"/>
  </w:num>
  <w:num w:numId="30" w16cid:durableId="1662543327">
    <w:abstractNumId w:val="28"/>
  </w:num>
  <w:num w:numId="31" w16cid:durableId="1918787343">
    <w:abstractNumId w:val="12"/>
  </w:num>
  <w:num w:numId="32" w16cid:durableId="1576931843">
    <w:abstractNumId w:val="35"/>
  </w:num>
  <w:num w:numId="33" w16cid:durableId="1248461349">
    <w:abstractNumId w:val="9"/>
  </w:num>
  <w:num w:numId="34" w16cid:durableId="124742679">
    <w:abstractNumId w:val="24"/>
  </w:num>
  <w:num w:numId="35" w16cid:durableId="1810708979">
    <w:abstractNumId w:val="3"/>
  </w:num>
  <w:num w:numId="36" w16cid:durableId="1619334461">
    <w:abstractNumId w:val="37"/>
  </w:num>
  <w:num w:numId="37" w16cid:durableId="1701777138">
    <w:abstractNumId w:val="25"/>
  </w:num>
  <w:num w:numId="38" w16cid:durableId="303236533">
    <w:abstractNumId w:val="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62C"/>
    <w:rsid w:val="00001CDA"/>
    <w:rsid w:val="00006008"/>
    <w:rsid w:val="00017451"/>
    <w:rsid w:val="0002023B"/>
    <w:rsid w:val="00031389"/>
    <w:rsid w:val="00031529"/>
    <w:rsid w:val="00037095"/>
    <w:rsid w:val="00044DC6"/>
    <w:rsid w:val="00053043"/>
    <w:rsid w:val="00055E18"/>
    <w:rsid w:val="000568AB"/>
    <w:rsid w:val="00066688"/>
    <w:rsid w:val="00080FB7"/>
    <w:rsid w:val="00083582"/>
    <w:rsid w:val="00085AB3"/>
    <w:rsid w:val="00093AA6"/>
    <w:rsid w:val="00094073"/>
    <w:rsid w:val="000B0051"/>
    <w:rsid w:val="000B0BE8"/>
    <w:rsid w:val="000B75A6"/>
    <w:rsid w:val="000C5290"/>
    <w:rsid w:val="000C57D2"/>
    <w:rsid w:val="000C7682"/>
    <w:rsid w:val="000D377D"/>
    <w:rsid w:val="000D5FA7"/>
    <w:rsid w:val="000D7299"/>
    <w:rsid w:val="000E3D87"/>
    <w:rsid w:val="000F212E"/>
    <w:rsid w:val="000F4BB0"/>
    <w:rsid w:val="00102E75"/>
    <w:rsid w:val="00121295"/>
    <w:rsid w:val="001248BA"/>
    <w:rsid w:val="001317D5"/>
    <w:rsid w:val="00131D6A"/>
    <w:rsid w:val="00132419"/>
    <w:rsid w:val="0013457A"/>
    <w:rsid w:val="00144A88"/>
    <w:rsid w:val="00164145"/>
    <w:rsid w:val="00173832"/>
    <w:rsid w:val="00180498"/>
    <w:rsid w:val="00183C5F"/>
    <w:rsid w:val="00183C8D"/>
    <w:rsid w:val="0018602F"/>
    <w:rsid w:val="00193F27"/>
    <w:rsid w:val="001954D1"/>
    <w:rsid w:val="0019699E"/>
    <w:rsid w:val="001A0E66"/>
    <w:rsid w:val="001A11DA"/>
    <w:rsid w:val="001B3E28"/>
    <w:rsid w:val="001C0883"/>
    <w:rsid w:val="001D191A"/>
    <w:rsid w:val="001E0604"/>
    <w:rsid w:val="001E4543"/>
    <w:rsid w:val="001E6EA1"/>
    <w:rsid w:val="001F416E"/>
    <w:rsid w:val="001F6856"/>
    <w:rsid w:val="001F7216"/>
    <w:rsid w:val="002018F5"/>
    <w:rsid w:val="00217055"/>
    <w:rsid w:val="00220C27"/>
    <w:rsid w:val="00221A76"/>
    <w:rsid w:val="0022708D"/>
    <w:rsid w:val="00231B8A"/>
    <w:rsid w:val="002331B4"/>
    <w:rsid w:val="00234C55"/>
    <w:rsid w:val="00235787"/>
    <w:rsid w:val="00235D2C"/>
    <w:rsid w:val="0024025A"/>
    <w:rsid w:val="0024069F"/>
    <w:rsid w:val="00245A1F"/>
    <w:rsid w:val="002515F3"/>
    <w:rsid w:val="00261962"/>
    <w:rsid w:val="00270FFC"/>
    <w:rsid w:val="002838D9"/>
    <w:rsid w:val="00283C0F"/>
    <w:rsid w:val="002870BA"/>
    <w:rsid w:val="00297097"/>
    <w:rsid w:val="002B0C25"/>
    <w:rsid w:val="002B2CF0"/>
    <w:rsid w:val="002C025C"/>
    <w:rsid w:val="002C1FE6"/>
    <w:rsid w:val="002D2DBE"/>
    <w:rsid w:val="002D3053"/>
    <w:rsid w:val="002D3249"/>
    <w:rsid w:val="002D48DE"/>
    <w:rsid w:val="002E0BC7"/>
    <w:rsid w:val="002E0F11"/>
    <w:rsid w:val="002E399A"/>
    <w:rsid w:val="002F34E5"/>
    <w:rsid w:val="002F695A"/>
    <w:rsid w:val="00301C22"/>
    <w:rsid w:val="00307422"/>
    <w:rsid w:val="003076D5"/>
    <w:rsid w:val="00324E9C"/>
    <w:rsid w:val="00326568"/>
    <w:rsid w:val="00334BA7"/>
    <w:rsid w:val="00355C1E"/>
    <w:rsid w:val="00356059"/>
    <w:rsid w:val="0035695E"/>
    <w:rsid w:val="003652CD"/>
    <w:rsid w:val="003668A8"/>
    <w:rsid w:val="00375288"/>
    <w:rsid w:val="003777DB"/>
    <w:rsid w:val="00381E0C"/>
    <w:rsid w:val="00382959"/>
    <w:rsid w:val="003876D5"/>
    <w:rsid w:val="0039259A"/>
    <w:rsid w:val="003A1AA9"/>
    <w:rsid w:val="003A22EA"/>
    <w:rsid w:val="003A4D80"/>
    <w:rsid w:val="003C0CE2"/>
    <w:rsid w:val="003C22F2"/>
    <w:rsid w:val="003E097E"/>
    <w:rsid w:val="003E1EED"/>
    <w:rsid w:val="003E25F6"/>
    <w:rsid w:val="003E3A28"/>
    <w:rsid w:val="003F12E3"/>
    <w:rsid w:val="003F205A"/>
    <w:rsid w:val="004027D0"/>
    <w:rsid w:val="00407D9A"/>
    <w:rsid w:val="004106A6"/>
    <w:rsid w:val="00414E42"/>
    <w:rsid w:val="00416EC0"/>
    <w:rsid w:val="00425722"/>
    <w:rsid w:val="00430FA5"/>
    <w:rsid w:val="0043330D"/>
    <w:rsid w:val="00442B87"/>
    <w:rsid w:val="00444AA6"/>
    <w:rsid w:val="00447C7F"/>
    <w:rsid w:val="00450C43"/>
    <w:rsid w:val="00456F36"/>
    <w:rsid w:val="00462D88"/>
    <w:rsid w:val="0047041E"/>
    <w:rsid w:val="00483D95"/>
    <w:rsid w:val="0048604C"/>
    <w:rsid w:val="00486D62"/>
    <w:rsid w:val="004931ED"/>
    <w:rsid w:val="00496BFA"/>
    <w:rsid w:val="00497ED4"/>
    <w:rsid w:val="004A6DE5"/>
    <w:rsid w:val="004B0A7F"/>
    <w:rsid w:val="004B3DCE"/>
    <w:rsid w:val="004B5039"/>
    <w:rsid w:val="004C0762"/>
    <w:rsid w:val="004D4FB9"/>
    <w:rsid w:val="004D75B9"/>
    <w:rsid w:val="004E0DA4"/>
    <w:rsid w:val="004F0665"/>
    <w:rsid w:val="004F10D5"/>
    <w:rsid w:val="005001C5"/>
    <w:rsid w:val="0050763F"/>
    <w:rsid w:val="00510AEF"/>
    <w:rsid w:val="005123F0"/>
    <w:rsid w:val="00513667"/>
    <w:rsid w:val="00513F0C"/>
    <w:rsid w:val="00532C85"/>
    <w:rsid w:val="00542695"/>
    <w:rsid w:val="00546657"/>
    <w:rsid w:val="00556F93"/>
    <w:rsid w:val="005632C9"/>
    <w:rsid w:val="00573EDA"/>
    <w:rsid w:val="005741BD"/>
    <w:rsid w:val="00574A94"/>
    <w:rsid w:val="005836E1"/>
    <w:rsid w:val="00586FE3"/>
    <w:rsid w:val="00587298"/>
    <w:rsid w:val="00590747"/>
    <w:rsid w:val="00590D9D"/>
    <w:rsid w:val="005922CA"/>
    <w:rsid w:val="005A0A8F"/>
    <w:rsid w:val="005A574E"/>
    <w:rsid w:val="005B0417"/>
    <w:rsid w:val="005B57E9"/>
    <w:rsid w:val="005C0416"/>
    <w:rsid w:val="005C04F5"/>
    <w:rsid w:val="005C0987"/>
    <w:rsid w:val="005C2D9B"/>
    <w:rsid w:val="005C38F9"/>
    <w:rsid w:val="005D1736"/>
    <w:rsid w:val="005D39C8"/>
    <w:rsid w:val="005E3483"/>
    <w:rsid w:val="005E4025"/>
    <w:rsid w:val="005E536F"/>
    <w:rsid w:val="005E7DC9"/>
    <w:rsid w:val="005F01AC"/>
    <w:rsid w:val="005F1F70"/>
    <w:rsid w:val="005F6889"/>
    <w:rsid w:val="00601D35"/>
    <w:rsid w:val="00602D3D"/>
    <w:rsid w:val="006047EC"/>
    <w:rsid w:val="00607F06"/>
    <w:rsid w:val="006102F6"/>
    <w:rsid w:val="006103DE"/>
    <w:rsid w:val="00611D86"/>
    <w:rsid w:val="006125CF"/>
    <w:rsid w:val="006169A7"/>
    <w:rsid w:val="00616B1C"/>
    <w:rsid w:val="006257BE"/>
    <w:rsid w:val="006310F1"/>
    <w:rsid w:val="00632038"/>
    <w:rsid w:val="006335D4"/>
    <w:rsid w:val="0064613B"/>
    <w:rsid w:val="00655583"/>
    <w:rsid w:val="00657E30"/>
    <w:rsid w:val="006627B6"/>
    <w:rsid w:val="00666BCB"/>
    <w:rsid w:val="0068104E"/>
    <w:rsid w:val="00681082"/>
    <w:rsid w:val="00682870"/>
    <w:rsid w:val="00687559"/>
    <w:rsid w:val="00692C51"/>
    <w:rsid w:val="006A337D"/>
    <w:rsid w:val="006A6B69"/>
    <w:rsid w:val="006B0FE6"/>
    <w:rsid w:val="006B3B68"/>
    <w:rsid w:val="006C6B99"/>
    <w:rsid w:val="006D6104"/>
    <w:rsid w:val="006D6184"/>
    <w:rsid w:val="006E0697"/>
    <w:rsid w:val="006E12CE"/>
    <w:rsid w:val="006E7F96"/>
    <w:rsid w:val="006F0841"/>
    <w:rsid w:val="00715DC1"/>
    <w:rsid w:val="00725EC3"/>
    <w:rsid w:val="00732398"/>
    <w:rsid w:val="00732609"/>
    <w:rsid w:val="007326EF"/>
    <w:rsid w:val="0073425F"/>
    <w:rsid w:val="0073720E"/>
    <w:rsid w:val="007376B1"/>
    <w:rsid w:val="0074277C"/>
    <w:rsid w:val="00742DC8"/>
    <w:rsid w:val="00744993"/>
    <w:rsid w:val="00752FFD"/>
    <w:rsid w:val="00754293"/>
    <w:rsid w:val="0075526D"/>
    <w:rsid w:val="00755C82"/>
    <w:rsid w:val="007635F9"/>
    <w:rsid w:val="00772D74"/>
    <w:rsid w:val="00773913"/>
    <w:rsid w:val="0078213A"/>
    <w:rsid w:val="00791825"/>
    <w:rsid w:val="00794494"/>
    <w:rsid w:val="00797C85"/>
    <w:rsid w:val="007A1F60"/>
    <w:rsid w:val="007A2E29"/>
    <w:rsid w:val="007A51C9"/>
    <w:rsid w:val="007A69A5"/>
    <w:rsid w:val="007B073D"/>
    <w:rsid w:val="007B2CE1"/>
    <w:rsid w:val="007C3711"/>
    <w:rsid w:val="007C7AEB"/>
    <w:rsid w:val="007D262C"/>
    <w:rsid w:val="007D4534"/>
    <w:rsid w:val="007D6547"/>
    <w:rsid w:val="007E0458"/>
    <w:rsid w:val="007E0B37"/>
    <w:rsid w:val="00802671"/>
    <w:rsid w:val="008057A9"/>
    <w:rsid w:val="0080604E"/>
    <w:rsid w:val="00814B07"/>
    <w:rsid w:val="008152F8"/>
    <w:rsid w:val="00827703"/>
    <w:rsid w:val="00833D7B"/>
    <w:rsid w:val="008421A4"/>
    <w:rsid w:val="00842A64"/>
    <w:rsid w:val="00844EF3"/>
    <w:rsid w:val="00845B95"/>
    <w:rsid w:val="00850D09"/>
    <w:rsid w:val="00851A23"/>
    <w:rsid w:val="00854CC2"/>
    <w:rsid w:val="00863262"/>
    <w:rsid w:val="00873E1E"/>
    <w:rsid w:val="00874309"/>
    <w:rsid w:val="00874E80"/>
    <w:rsid w:val="00876304"/>
    <w:rsid w:val="0088249A"/>
    <w:rsid w:val="0088363B"/>
    <w:rsid w:val="008866D9"/>
    <w:rsid w:val="00892858"/>
    <w:rsid w:val="008A2457"/>
    <w:rsid w:val="008B6AF8"/>
    <w:rsid w:val="008D2F62"/>
    <w:rsid w:val="008D6A51"/>
    <w:rsid w:val="008E0779"/>
    <w:rsid w:val="008E3C32"/>
    <w:rsid w:val="008E3E6F"/>
    <w:rsid w:val="008E45A0"/>
    <w:rsid w:val="008F417A"/>
    <w:rsid w:val="008F4F77"/>
    <w:rsid w:val="0090481D"/>
    <w:rsid w:val="0090511A"/>
    <w:rsid w:val="009058C2"/>
    <w:rsid w:val="009071A2"/>
    <w:rsid w:val="00915BFA"/>
    <w:rsid w:val="009215E7"/>
    <w:rsid w:val="009267A0"/>
    <w:rsid w:val="009350B3"/>
    <w:rsid w:val="00953E92"/>
    <w:rsid w:val="00961B06"/>
    <w:rsid w:val="00964204"/>
    <w:rsid w:val="009647C7"/>
    <w:rsid w:val="00965E7B"/>
    <w:rsid w:val="00971603"/>
    <w:rsid w:val="00976C2B"/>
    <w:rsid w:val="00977512"/>
    <w:rsid w:val="0098052C"/>
    <w:rsid w:val="00982372"/>
    <w:rsid w:val="00986A10"/>
    <w:rsid w:val="00991AD7"/>
    <w:rsid w:val="009935DD"/>
    <w:rsid w:val="009A1F42"/>
    <w:rsid w:val="009A3F1A"/>
    <w:rsid w:val="009D5796"/>
    <w:rsid w:val="009E0A31"/>
    <w:rsid w:val="009E0F9D"/>
    <w:rsid w:val="009E1483"/>
    <w:rsid w:val="009E154F"/>
    <w:rsid w:val="009E26B5"/>
    <w:rsid w:val="009E5D94"/>
    <w:rsid w:val="009E6AC9"/>
    <w:rsid w:val="009F26F9"/>
    <w:rsid w:val="009F44D7"/>
    <w:rsid w:val="009F49DA"/>
    <w:rsid w:val="009F720A"/>
    <w:rsid w:val="00A110AD"/>
    <w:rsid w:val="00A11C71"/>
    <w:rsid w:val="00A142F9"/>
    <w:rsid w:val="00A20861"/>
    <w:rsid w:val="00A224AF"/>
    <w:rsid w:val="00A32F1F"/>
    <w:rsid w:val="00A35557"/>
    <w:rsid w:val="00A43556"/>
    <w:rsid w:val="00A51ECF"/>
    <w:rsid w:val="00A54D35"/>
    <w:rsid w:val="00A608B9"/>
    <w:rsid w:val="00A636F2"/>
    <w:rsid w:val="00A67887"/>
    <w:rsid w:val="00A71A16"/>
    <w:rsid w:val="00A750B2"/>
    <w:rsid w:val="00A83920"/>
    <w:rsid w:val="00A85AAE"/>
    <w:rsid w:val="00A90589"/>
    <w:rsid w:val="00A92DDC"/>
    <w:rsid w:val="00AA0F97"/>
    <w:rsid w:val="00AA2080"/>
    <w:rsid w:val="00AA5D09"/>
    <w:rsid w:val="00AA73B6"/>
    <w:rsid w:val="00AB40AB"/>
    <w:rsid w:val="00AB46D1"/>
    <w:rsid w:val="00AB7620"/>
    <w:rsid w:val="00AB7E07"/>
    <w:rsid w:val="00AD0168"/>
    <w:rsid w:val="00AD36F3"/>
    <w:rsid w:val="00AD5BE2"/>
    <w:rsid w:val="00AD62D8"/>
    <w:rsid w:val="00AE2D6B"/>
    <w:rsid w:val="00AE6E9A"/>
    <w:rsid w:val="00AF4462"/>
    <w:rsid w:val="00B07DF5"/>
    <w:rsid w:val="00B15718"/>
    <w:rsid w:val="00B26A23"/>
    <w:rsid w:val="00B30B73"/>
    <w:rsid w:val="00B30F15"/>
    <w:rsid w:val="00B33863"/>
    <w:rsid w:val="00B44FC7"/>
    <w:rsid w:val="00B46B1C"/>
    <w:rsid w:val="00B51B44"/>
    <w:rsid w:val="00B548CB"/>
    <w:rsid w:val="00B55DC4"/>
    <w:rsid w:val="00B577E9"/>
    <w:rsid w:val="00B70CD0"/>
    <w:rsid w:val="00B70CEA"/>
    <w:rsid w:val="00B80C08"/>
    <w:rsid w:val="00B81777"/>
    <w:rsid w:val="00B82D2F"/>
    <w:rsid w:val="00BB3E77"/>
    <w:rsid w:val="00BB5207"/>
    <w:rsid w:val="00BC47C2"/>
    <w:rsid w:val="00BD2D6C"/>
    <w:rsid w:val="00BE0165"/>
    <w:rsid w:val="00BE3817"/>
    <w:rsid w:val="00BE5F27"/>
    <w:rsid w:val="00BF518C"/>
    <w:rsid w:val="00BF5FD1"/>
    <w:rsid w:val="00C07943"/>
    <w:rsid w:val="00C13793"/>
    <w:rsid w:val="00C2224E"/>
    <w:rsid w:val="00C2251A"/>
    <w:rsid w:val="00C35608"/>
    <w:rsid w:val="00C3698B"/>
    <w:rsid w:val="00C512C3"/>
    <w:rsid w:val="00C57B0F"/>
    <w:rsid w:val="00C620E6"/>
    <w:rsid w:val="00C71C76"/>
    <w:rsid w:val="00C8498A"/>
    <w:rsid w:val="00C86185"/>
    <w:rsid w:val="00C93944"/>
    <w:rsid w:val="00C96CC6"/>
    <w:rsid w:val="00CA2245"/>
    <w:rsid w:val="00CA513D"/>
    <w:rsid w:val="00CB334E"/>
    <w:rsid w:val="00CB4C37"/>
    <w:rsid w:val="00CB672C"/>
    <w:rsid w:val="00CC1FF2"/>
    <w:rsid w:val="00CD48E3"/>
    <w:rsid w:val="00CE4150"/>
    <w:rsid w:val="00D05949"/>
    <w:rsid w:val="00D162FA"/>
    <w:rsid w:val="00D36251"/>
    <w:rsid w:val="00D43B44"/>
    <w:rsid w:val="00D468FB"/>
    <w:rsid w:val="00D47CDA"/>
    <w:rsid w:val="00D509F7"/>
    <w:rsid w:val="00D53E7C"/>
    <w:rsid w:val="00D634C5"/>
    <w:rsid w:val="00D703EB"/>
    <w:rsid w:val="00D75C34"/>
    <w:rsid w:val="00D83DAE"/>
    <w:rsid w:val="00D86498"/>
    <w:rsid w:val="00D90E10"/>
    <w:rsid w:val="00D95569"/>
    <w:rsid w:val="00D95C85"/>
    <w:rsid w:val="00D95FBF"/>
    <w:rsid w:val="00DA3722"/>
    <w:rsid w:val="00DB11CA"/>
    <w:rsid w:val="00DB3979"/>
    <w:rsid w:val="00DC07F4"/>
    <w:rsid w:val="00DE0E1F"/>
    <w:rsid w:val="00DE1503"/>
    <w:rsid w:val="00DE263F"/>
    <w:rsid w:val="00DE7100"/>
    <w:rsid w:val="00DF017E"/>
    <w:rsid w:val="00DF5AEC"/>
    <w:rsid w:val="00E00598"/>
    <w:rsid w:val="00E00BD1"/>
    <w:rsid w:val="00E109F9"/>
    <w:rsid w:val="00E13657"/>
    <w:rsid w:val="00E177DC"/>
    <w:rsid w:val="00E35349"/>
    <w:rsid w:val="00E46A54"/>
    <w:rsid w:val="00E50B96"/>
    <w:rsid w:val="00E60420"/>
    <w:rsid w:val="00E60A90"/>
    <w:rsid w:val="00E706E8"/>
    <w:rsid w:val="00E70B12"/>
    <w:rsid w:val="00E72A74"/>
    <w:rsid w:val="00E74F70"/>
    <w:rsid w:val="00E91CB0"/>
    <w:rsid w:val="00E95A51"/>
    <w:rsid w:val="00EA317B"/>
    <w:rsid w:val="00EB30D4"/>
    <w:rsid w:val="00EB458A"/>
    <w:rsid w:val="00ED272F"/>
    <w:rsid w:val="00ED7322"/>
    <w:rsid w:val="00ED776F"/>
    <w:rsid w:val="00F028F4"/>
    <w:rsid w:val="00F03D3C"/>
    <w:rsid w:val="00F075E4"/>
    <w:rsid w:val="00F07CE2"/>
    <w:rsid w:val="00F17258"/>
    <w:rsid w:val="00F23376"/>
    <w:rsid w:val="00F2649F"/>
    <w:rsid w:val="00F32850"/>
    <w:rsid w:val="00F352E5"/>
    <w:rsid w:val="00F40334"/>
    <w:rsid w:val="00F4545E"/>
    <w:rsid w:val="00F5090E"/>
    <w:rsid w:val="00F61015"/>
    <w:rsid w:val="00F66DBC"/>
    <w:rsid w:val="00F743F5"/>
    <w:rsid w:val="00F76C69"/>
    <w:rsid w:val="00F80C8D"/>
    <w:rsid w:val="00F81255"/>
    <w:rsid w:val="00F81814"/>
    <w:rsid w:val="00FA5834"/>
    <w:rsid w:val="00FB2427"/>
    <w:rsid w:val="00FB4AA7"/>
    <w:rsid w:val="00FD4F71"/>
    <w:rsid w:val="00FD5883"/>
    <w:rsid w:val="00FD7057"/>
    <w:rsid w:val="00FE63D7"/>
    <w:rsid w:val="00FF6822"/>
    <w:rsid w:val="00FF6A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4B8A6"/>
  <w15:docId w15:val="{378AE0E1-E0FA-4FF5-9ED0-095C106D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ind w:firstLine="17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62C"/>
    <w:rPr>
      <w:rFonts w:ascii="Times New Roman" w:eastAsia="Times New Roman" w:hAnsi="Times New Roman" w:cs="Times New Roman"/>
      <w:sz w:val="28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4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427"/>
    <w:pPr>
      <w:keepNext/>
      <w:keepLines/>
      <w:spacing w:before="200" w:after="0" w:line="276" w:lineRule="auto"/>
      <w:ind w:firstLine="0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262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rsid w:val="007D262C"/>
    <w:pPr>
      <w:spacing w:before="60" w:line="360" w:lineRule="auto"/>
      <w:jc w:val="center"/>
    </w:pPr>
    <w:rPr>
      <w:rFonts w:ascii=".VnTimeH" w:hAnsi=".VnTimeH"/>
      <w:bCs/>
      <w:sz w:val="24"/>
      <w:szCs w:val="20"/>
      <w:lang w:val="en-AU"/>
    </w:rPr>
  </w:style>
  <w:style w:type="character" w:customStyle="1" w:styleId="BodyText3Char">
    <w:name w:val="Body Text 3 Char"/>
    <w:basedOn w:val="DefaultParagraphFont"/>
    <w:link w:val="BodyText3"/>
    <w:rsid w:val="007D262C"/>
    <w:rPr>
      <w:rFonts w:ascii=".VnTimeH" w:eastAsia="Times New Roman" w:hAnsi=".VnTimeH" w:cs="Times New Roman"/>
      <w:bCs/>
      <w:sz w:val="24"/>
      <w:szCs w:val="20"/>
      <w:lang w:val="en-AU"/>
    </w:rPr>
  </w:style>
  <w:style w:type="character" w:customStyle="1" w:styleId="apple-converted-space">
    <w:name w:val="apple-converted-space"/>
    <w:basedOn w:val="DefaultParagraphFont"/>
    <w:rsid w:val="007D262C"/>
  </w:style>
  <w:style w:type="paragraph" w:styleId="ListParagraph">
    <w:name w:val="List Paragraph"/>
    <w:basedOn w:val="Normal"/>
    <w:uiPriority w:val="34"/>
    <w:qFormat/>
    <w:rsid w:val="00D43B4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0C57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C57D2"/>
    <w:rPr>
      <w:rFonts w:ascii="Times New Roman" w:eastAsia="Times New Roman" w:hAnsi="Times New Roman" w:cs="Times New Roman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0C57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57D2"/>
    <w:rPr>
      <w:rFonts w:ascii="Times New Roman" w:eastAsia="Times New Roman" w:hAnsi="Times New Roman" w:cs="Times New Roman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28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8F4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2018F5"/>
    <w:pPr>
      <w:spacing w:before="100" w:beforeAutospacing="1" w:after="100" w:afterAutospacing="1"/>
    </w:pPr>
    <w:rPr>
      <w:sz w:val="24"/>
    </w:rPr>
  </w:style>
  <w:style w:type="numbering" w:customStyle="1" w:styleId="Style1">
    <w:name w:val="Style1"/>
    <w:uiPriority w:val="99"/>
    <w:rsid w:val="005A574E"/>
    <w:pPr>
      <w:numPr>
        <w:numId w:val="1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B242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FB2427"/>
    <w:rPr>
      <w:color w:val="0000FF" w:themeColor="hyperlink"/>
      <w:u w:val="single"/>
    </w:rPr>
  </w:style>
  <w:style w:type="paragraph" w:customStyle="1" w:styleId="Tieudechinh">
    <w:name w:val="Tieu de chinh"/>
    <w:basedOn w:val="Normal"/>
    <w:next w:val="Tieudephu"/>
    <w:rsid w:val="00FB2427"/>
    <w:pPr>
      <w:spacing w:before="480"/>
      <w:ind w:firstLine="0"/>
      <w:jc w:val="center"/>
    </w:pPr>
    <w:rPr>
      <w:rFonts w:ascii="PdTimeH" w:hAnsi="PdTimeH"/>
      <w:b/>
      <w:sz w:val="22"/>
      <w:szCs w:val="20"/>
      <w:lang w:val="en-GB"/>
    </w:rPr>
  </w:style>
  <w:style w:type="paragraph" w:customStyle="1" w:styleId="Tieudephu">
    <w:name w:val="Tieu de phu"/>
    <w:basedOn w:val="Normal"/>
    <w:rsid w:val="00FB2427"/>
    <w:pPr>
      <w:ind w:firstLine="0"/>
      <w:jc w:val="center"/>
    </w:pPr>
    <w:rPr>
      <w:rFonts w:ascii="PdTime" w:hAnsi="PdTime"/>
      <w:b/>
      <w:spacing w:val="4"/>
      <w:sz w:val="26"/>
      <w:szCs w:val="20"/>
      <w:lang w:val="en-GB"/>
    </w:rPr>
  </w:style>
  <w:style w:type="paragraph" w:customStyle="1" w:styleId="Than">
    <w:name w:val="Than"/>
    <w:basedOn w:val="Normal"/>
    <w:rsid w:val="00915BFA"/>
    <w:pPr>
      <w:spacing w:before="120" w:after="0"/>
      <w:ind w:firstLine="567"/>
    </w:pPr>
    <w:rPr>
      <w:rFonts w:ascii="PdTime" w:hAnsi="PdTime"/>
      <w:sz w:val="24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41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B0417"/>
    <w:pPr>
      <w:spacing w:before="240" w:after="6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B0417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styleId="LineNumber">
    <w:name w:val="line number"/>
    <w:basedOn w:val="DefaultParagraphFont"/>
    <w:uiPriority w:val="99"/>
    <w:semiHidden/>
    <w:unhideWhenUsed/>
    <w:rsid w:val="004B0A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1.gif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2F750-AF82-46FF-8065-39B650385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Yuril Artwaltz</cp:lastModifiedBy>
  <cp:revision>32</cp:revision>
  <cp:lastPrinted>2017-05-29T08:01:00Z</cp:lastPrinted>
  <dcterms:created xsi:type="dcterms:W3CDTF">2023-07-05T03:44:00Z</dcterms:created>
  <dcterms:modified xsi:type="dcterms:W3CDTF">2023-07-18T05:01:00Z</dcterms:modified>
</cp:coreProperties>
</file>